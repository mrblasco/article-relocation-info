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845" w:rsidP="2F31D29A" w:rsidRDefault="5349F789" w14:paraId="10AA2886" w14:textId="2B504FE6">
      <w:pPr>
        <w:spacing w:before="240" w:after="240"/>
        <w:rPr>
          <w:rFonts w:ascii="Aptos" w:hAnsi="Aptos" w:eastAsia="Aptos" w:cs="Aptos"/>
          <w:u w:val="single"/>
        </w:rPr>
      </w:pPr>
      <w:r w:rsidRPr="2F31D29A">
        <w:rPr>
          <w:rFonts w:ascii="Aptos" w:hAnsi="Aptos" w:eastAsia="Aptos" w:cs="Aptos"/>
          <w:u w:val="single"/>
        </w:rPr>
        <w:t>The revised version of your submission is due by Jul 09, 2026.</w:t>
      </w:r>
    </w:p>
    <w:p w:rsidR="00AB1845" w:rsidP="2F31D29A" w:rsidRDefault="5349F789" w14:paraId="72B39CB1" w14:textId="40CE5764">
      <w:pPr>
        <w:spacing w:before="240" w:after="240"/>
        <w:rPr>
          <w:rFonts w:ascii="Aptos" w:hAnsi="Aptos" w:eastAsia="Aptos" w:cs="Aptos"/>
        </w:rPr>
      </w:pPr>
      <w:r w:rsidRPr="2F31D29A">
        <w:rPr>
          <w:rFonts w:ascii="Aptos" w:hAnsi="Aptos" w:eastAsia="Aptos" w:cs="Aptos"/>
          <w:b/>
          <w:bCs/>
        </w:rPr>
        <w:t>Associate Editor:</w:t>
      </w:r>
      <w:r w:rsidRPr="2F31D29A">
        <w:rPr>
          <w:rFonts w:ascii="Aptos" w:hAnsi="Aptos" w:eastAsia="Aptos" w:cs="Aptos"/>
        </w:rPr>
        <w:t xml:space="preserve"> This is a very interesting paper in my opinion, and a great example of fruitful use of information treatments to inform policy makers as well as academia. Both reviewers are enthusiastic and have great suggestions about how the paper can be improved even further. I encourage the authors to take all comments into account, and to clearly explain why, if they choose to disregard any.</w:t>
      </w:r>
    </w:p>
    <w:p w:rsidR="00AB1845" w:rsidP="2F31D29A" w:rsidRDefault="5349F789" w14:paraId="4A2C5841" w14:textId="77B86539">
      <w:pPr>
        <w:spacing w:after="200" w:line="276" w:lineRule="auto"/>
        <w:rPr>
          <w:rFonts w:ascii="Aptos" w:hAnsi="Aptos" w:eastAsia="Aptos" w:cs="Aptos"/>
          <w:b/>
          <w:bCs/>
        </w:rPr>
      </w:pPr>
      <w:r w:rsidRPr="2F31D29A">
        <w:rPr>
          <w:rFonts w:ascii="Aptos" w:hAnsi="Aptos" w:eastAsia="Aptos" w:cs="Aptos"/>
          <w:b/>
          <w:bCs/>
        </w:rPr>
        <w:t xml:space="preserve">Reviewer #1: </w:t>
      </w:r>
      <w:r w:rsidRPr="2F31D29A" w:rsidR="168A18EB">
        <w:rPr>
          <w:rFonts w:ascii="Cambria" w:hAnsi="Cambria" w:eastAsia="Cambria" w:cs="Cambria"/>
          <w:sz w:val="22"/>
          <w:szCs w:val="22"/>
        </w:rPr>
        <w:t>Report on</w:t>
      </w:r>
    </w:p>
    <w:p w:rsidR="00AB1845" w:rsidP="2F31D29A" w:rsidRDefault="168A18EB" w14:paraId="5A0E8E6A" w14:textId="42B1F277">
      <w:pPr>
        <w:spacing w:after="200" w:line="276" w:lineRule="auto"/>
      </w:pPr>
      <w:r w:rsidRPr="2F31D29A">
        <w:rPr>
          <w:rFonts w:ascii="Cambria" w:hAnsi="Cambria" w:eastAsia="Cambria" w:cs="Cambria"/>
          <w:sz w:val="22"/>
          <w:szCs w:val="22"/>
        </w:rPr>
        <w:t>“Fairness or Self-Interest? An Experiment on How</w:t>
      </w:r>
    </w:p>
    <w:p w:rsidR="00AB1845" w:rsidP="2F31D29A" w:rsidRDefault="168A18EB" w14:paraId="43A561CC" w14:textId="47F16BCA">
      <w:pPr>
        <w:spacing w:after="200" w:line="276" w:lineRule="auto"/>
      </w:pPr>
      <w:r w:rsidRPr="2F31D29A">
        <w:rPr>
          <w:rFonts w:ascii="Cambria" w:hAnsi="Cambria" w:eastAsia="Cambria" w:cs="Cambria"/>
          <w:sz w:val="22"/>
          <w:szCs w:val="22"/>
        </w:rPr>
        <w:t>Communication Shapes European Views of Fairness in the EU</w:t>
      </w:r>
    </w:p>
    <w:p w:rsidR="00AB1845" w:rsidP="2F31D29A" w:rsidRDefault="168A18EB" w14:paraId="119383BD" w14:textId="77FEE6BC">
      <w:pPr>
        <w:spacing w:after="200" w:line="276" w:lineRule="auto"/>
      </w:pPr>
      <w:r w:rsidRPr="2F31D29A">
        <w:rPr>
          <w:rFonts w:ascii="Cambria" w:hAnsi="Cambria" w:eastAsia="Cambria" w:cs="Cambria"/>
          <w:sz w:val="22"/>
          <w:szCs w:val="22"/>
        </w:rPr>
        <w:t>Asylum Relocation System”</w:t>
      </w:r>
    </w:p>
    <w:p w:rsidR="00AB1845" w:rsidP="2F31D29A" w:rsidRDefault="168A18EB" w14:paraId="0AD5374F" w14:textId="613A625D">
      <w:pPr>
        <w:spacing w:after="200" w:line="276" w:lineRule="auto"/>
      </w:pPr>
      <w:r w:rsidRPr="2F31D29A">
        <w:rPr>
          <w:rFonts w:ascii="Cambria" w:hAnsi="Cambria" w:eastAsia="Cambria" w:cs="Cambria"/>
          <w:sz w:val="22"/>
          <w:szCs w:val="22"/>
        </w:rPr>
        <w:t xml:space="preserve"> </w:t>
      </w:r>
    </w:p>
    <w:p w:rsidR="00AB1845" w:rsidP="2F31D29A" w:rsidRDefault="168A18EB" w14:paraId="051C18D7" w14:textId="4035A844">
      <w:pPr>
        <w:spacing w:after="200" w:line="276" w:lineRule="auto"/>
      </w:pPr>
      <w:r w:rsidRPr="2F31D29A">
        <w:rPr>
          <w:rFonts w:ascii="Cambria" w:hAnsi="Cambria" w:eastAsia="Cambria" w:cs="Cambria"/>
          <w:sz w:val="22"/>
          <w:szCs w:val="22"/>
        </w:rPr>
        <w:t>Summary</w:t>
      </w:r>
    </w:p>
    <w:p w:rsidR="00AB1845" w:rsidP="2F31D29A" w:rsidRDefault="168A18EB" w14:paraId="19057379" w14:textId="206AC9E4">
      <w:pPr>
        <w:spacing w:after="200" w:line="276" w:lineRule="auto"/>
      </w:pPr>
      <w:r w:rsidRPr="2F31D29A">
        <w:rPr>
          <w:rFonts w:ascii="Cambria" w:hAnsi="Cambria" w:eastAsia="Cambria" w:cs="Cambria"/>
          <w:sz w:val="22"/>
          <w:szCs w:val="22"/>
        </w:rPr>
        <w:t>This paper examines Europeans’ fairness perceptions of three mechanisms for distributing asylum seekers among EU countries: no relocation, relocation proportional to GDP, and relocation proportional to population. Using an experimental survey of 8,122 respondents across eight EU countries, the authors vary the information provided about the consequences of each mechanism, no information, absolute figures, or figures relative to population, to explore how public perceptions of fairness are shaped by both principles and outcomes. The study finds that most respondents (76%) consider some form of proportional relocation to be the fairest option, but with substantial cross-country variation (58% in Germany vs. 87% in Greece). These differences are consistent with a self-serving bias: respondents tend to rank as fairer the mechanism that results in fewer asylum seekers for their own country. Communicating the expected consequences of each mechanism significantly intensifies this bias. Moreover, the effect is stronger when information is presented in absolute rather than relative terms, a finding the authors attribute to denominator neglect. The heterogeneity analysis reveals that these effects are particularly pronounced among right-leaning respondents, older individuals, and those with low trust in the EU. These results are surely very informative for policy makers in this area.</w:t>
      </w:r>
    </w:p>
    <w:p w:rsidR="00AB1845" w:rsidP="2F31D29A" w:rsidRDefault="168A18EB" w14:paraId="1471DF20" w14:textId="4671F528">
      <w:pPr>
        <w:spacing w:after="200" w:line="276" w:lineRule="auto"/>
      </w:pPr>
      <w:r w:rsidRPr="2F31D29A">
        <w:rPr>
          <w:rFonts w:ascii="Cambria" w:hAnsi="Cambria" w:eastAsia="Cambria" w:cs="Cambria"/>
          <w:sz w:val="22"/>
          <w:szCs w:val="22"/>
        </w:rPr>
        <w:t xml:space="preserve"> </w:t>
      </w:r>
    </w:p>
    <w:p w:rsidR="00AB1845" w:rsidP="2F31D29A" w:rsidRDefault="168A18EB" w14:paraId="072D983A" w14:textId="2DBC3FB0">
      <w:pPr>
        <w:spacing w:after="200" w:line="276" w:lineRule="auto"/>
      </w:pPr>
      <w:r w:rsidRPr="2F31D29A">
        <w:rPr>
          <w:rFonts w:ascii="Cambria" w:hAnsi="Cambria" w:eastAsia="Cambria" w:cs="Cambria"/>
          <w:sz w:val="22"/>
          <w:szCs w:val="22"/>
        </w:rPr>
        <w:t>Comments</w:t>
      </w:r>
    </w:p>
    <w:p w:rsidR="00AB1845" w:rsidP="6733B548" w:rsidRDefault="3B355227" w14:paraId="56420F81" w14:textId="00F0B5D3">
      <w:pPr>
        <w:spacing w:after="200" w:line="276" w:lineRule="auto"/>
        <w:rPr>
          <w:rFonts w:ascii="Cambria" w:hAnsi="Cambria" w:eastAsia="Cambria" w:cs="Cambria"/>
          <w:sz w:val="22"/>
          <w:szCs w:val="22"/>
        </w:rPr>
      </w:pPr>
      <w:commentRangeStart w:id="0"/>
      <w:r w:rsidRPr="6733B548">
        <w:rPr>
          <w:rFonts w:ascii="Cambria" w:hAnsi="Cambria" w:eastAsia="Cambria" w:cs="Cambria"/>
          <w:sz w:val="22"/>
          <w:szCs w:val="22"/>
        </w:rPr>
        <w:t xml:space="preserve">I think this is an interesting paper which has several strengths. The experimental design is pre-registered, the sample is large and drawn via stratified random probability sampling across eight countries, and randomization is well-documented through detailed balance checks. The core contribution is to extend Bansak et al. (2017) by introducing the absolute versus relative framing distinction, and a bigger focus on self-serving bias, is well motivated. The rich heterogeneity </w:t>
      </w:r>
      <w:r w:rsidRPr="6733B548">
        <w:rPr>
          <w:rFonts w:ascii="Cambria" w:hAnsi="Cambria" w:eastAsia="Cambria" w:cs="Cambria"/>
          <w:sz w:val="22"/>
          <w:szCs w:val="22"/>
        </w:rPr>
        <w:lastRenderedPageBreak/>
        <w:t>analysis across political orientation, age, trust, and perceived fair share adds substantially to the paper’s contribution. On the downside, the survey-based design relies on hypothetical scenarios, creating a potential gap between stated fairness perceptions and actual policy preferences or behavior. Also, the self-serving bias interpretation rests on a cross-country correlation that could partly reflect legitimate differences in solidarity norms rather than pure self-interest. While these issues can only be acknowledged at this stage, there are some minor issues that can be fixed, mostly to do with the exposition:</w:t>
      </w:r>
      <w:commentRangeEnd w:id="0"/>
      <w:r w:rsidR="168A18EB">
        <w:rPr>
          <w:rStyle w:val="CommentReference"/>
          <w:rFonts w:ascii="Cambria" w:hAnsi="Cambria" w:eastAsia="Cambria" w:cs="Cambria"/>
          <w:sz w:val="22"/>
          <w:szCs w:val="22"/>
        </w:rPr>
        <w:commentReference w:id="0"/>
      </w:r>
    </w:p>
    <w:p w:rsidR="4A5A784D" w:rsidP="29F6811D" w:rsidRDefault="4A5A784D" w14:paraId="7E8AE6F3" w14:textId="22CE7D46">
      <w:pPr>
        <w:pStyle w:val="ListParagraph"/>
        <w:numPr>
          <w:ilvl w:val="0"/>
          <w:numId w:val="4"/>
        </w:numPr>
        <w:spacing w:after="200" w:line="276" w:lineRule="auto"/>
        <w:rPr>
          <w:rFonts w:ascii="Cambria" w:hAnsi="Cambria" w:eastAsia="Cambria" w:cs="Cambria"/>
          <w:sz w:val="22"/>
          <w:szCs w:val="22"/>
          <w:highlight w:val="yellow"/>
        </w:rPr>
      </w:pPr>
      <w:r w:rsidRPr="29F6811D" w:rsidR="4A5A784D">
        <w:rPr>
          <w:rFonts w:ascii="Cambria" w:hAnsi="Cambria" w:eastAsia="Cambria" w:cs="Cambria"/>
          <w:b w:val="0"/>
          <w:bCs w:val="0"/>
          <w:sz w:val="22"/>
          <w:szCs w:val="22"/>
          <w:highlight w:val="yellow"/>
        </w:rPr>
        <w:t xml:space="preserve">Many thanks for these remarks. We agree that both issues are potential concerns. We have now greatly expanded our discussion section addressing </w:t>
      </w:r>
      <w:r w:rsidRPr="29F6811D" w:rsidR="4A5A784D">
        <w:rPr>
          <w:rFonts w:ascii="Cambria" w:hAnsi="Cambria" w:eastAsia="Cambria" w:cs="Cambria"/>
          <w:b w:val="0"/>
          <w:bCs w:val="0"/>
          <w:sz w:val="22"/>
          <w:szCs w:val="22"/>
          <w:highlight w:val="yellow"/>
        </w:rPr>
        <w:t>i.a.</w:t>
      </w:r>
      <w:r w:rsidRPr="29F6811D" w:rsidR="4A5A784D">
        <w:rPr>
          <w:rFonts w:ascii="Cambria" w:hAnsi="Cambria" w:eastAsia="Cambria" w:cs="Cambria"/>
          <w:b w:val="0"/>
          <w:bCs w:val="0"/>
          <w:sz w:val="22"/>
          <w:szCs w:val="22"/>
          <w:highlight w:val="yellow"/>
        </w:rPr>
        <w:t xml:space="preserve"> these doubts. </w:t>
      </w:r>
    </w:p>
    <w:p w:rsidR="00AB1845" w:rsidP="6733B548" w:rsidRDefault="3B355227" w14:paraId="68246666" w14:textId="652175EA">
      <w:pPr>
        <w:spacing w:after="200" w:line="276" w:lineRule="auto"/>
        <w:rPr>
          <w:rFonts w:ascii="Cambria" w:hAnsi="Cambria" w:eastAsia="Cambria" w:cs="Cambria"/>
          <w:sz w:val="22"/>
          <w:szCs w:val="22"/>
        </w:rPr>
      </w:pPr>
      <w:commentRangeStart w:id="7"/>
      <w:r w:rsidRPr="6733B548">
        <w:rPr>
          <w:rFonts w:ascii="Cambria" w:hAnsi="Cambria" w:eastAsia="Cambria" w:cs="Cambria"/>
          <w:sz w:val="22"/>
          <w:szCs w:val="22"/>
        </w:rPr>
        <w:t>1. Overlap in analysis</w:t>
      </w:r>
      <w:commentRangeEnd w:id="7"/>
      <w:r w:rsidRPr="6733B548" w:rsidR="168A18EB">
        <w:rPr>
          <w:rStyle w:val="CommentReference"/>
          <w:rFonts w:ascii="Cambria" w:hAnsi="Cambria" w:eastAsia="Cambria" w:cs="Cambria"/>
          <w:sz w:val="22"/>
          <w:szCs w:val="22"/>
        </w:rPr>
        <w:commentReference w:id="7"/>
      </w:r>
      <w:r w:rsidRPr="6733B548">
        <w:rPr>
          <w:rFonts w:ascii="Cambria" w:hAnsi="Cambria" w:eastAsia="Cambria" w:cs="Cambria"/>
          <w:sz w:val="22"/>
          <w:szCs w:val="22"/>
        </w:rPr>
        <w:t xml:space="preserve">. The paper presents both a country-level analysis of treatment effects (Section 4.2) and a rank-ordered logit model (Section 4.3) that largely confirm the same patterns. While the logit adds some precision by using the continuous asylum seeker numbers as a predictor. The OLS analysis in Section 4.2 already stratifies by net receiver and net sender status, which captures most of the same mechanism, and is easier to interpret. The authors should either consolidate the two approaches more explicitly — making clear that Section 4.2 provides the reduced-form evidence and Section 4.3 identifies the mechanism through a continuous predictor — or, perhaps better, consider moving one of the two to an appendix. </w:t>
      </w:r>
      <w:commentRangeStart w:id="8"/>
      <w:r w:rsidRPr="6733B548">
        <w:rPr>
          <w:rFonts w:ascii="Cambria" w:hAnsi="Cambria" w:eastAsia="Cambria" w:cs="Cambria"/>
          <w:sz w:val="22"/>
          <w:szCs w:val="22"/>
        </w:rPr>
        <w:t>The authors may also consider to aggregate net-sender and net-receiver countries in Figure 2, with the associated statistics.</w:t>
      </w:r>
      <w:commentRangeEnd w:id="8"/>
      <w:r w:rsidR="168A18EB">
        <w:rPr>
          <w:rStyle w:val="CommentReference"/>
          <w:rFonts w:ascii="Cambria" w:hAnsi="Cambria" w:eastAsia="Cambria" w:cs="Cambria"/>
          <w:sz w:val="22"/>
          <w:szCs w:val="22"/>
        </w:rPr>
        <w:commentReference w:id="8"/>
      </w:r>
    </w:p>
    <w:p w:rsidR="00AB1845" w:rsidP="2F31D29A" w:rsidRDefault="168A18EB" w14:paraId="7A6D784F" w14:textId="70EAA0B9">
      <w:pPr>
        <w:spacing w:after="200" w:line="276" w:lineRule="auto"/>
      </w:pPr>
      <w:r w:rsidRPr="2F31D29A">
        <w:rPr>
          <w:rFonts w:ascii="Cambria" w:hAnsi="Cambria" w:eastAsia="Cambria" w:cs="Cambria"/>
          <w:sz w:val="22"/>
          <w:szCs w:val="22"/>
        </w:rPr>
        <w:t>I am not insisting on any particular approach, but as currently structured, the reader works through the same interpretation twice, which reduces the impact of both sections. I think overall, the paper would be more readable if it was a bit shorter, and some (overlapping) material was moved to an appendix.</w:t>
      </w:r>
    </w:p>
    <w:p w:rsidR="00AB1845" w:rsidP="00BA73C5" w:rsidRDefault="003045D0" w14:paraId="0B33AAC7" w14:textId="0004AC4C">
      <w:pPr>
        <w:spacing w:after="200" w:line="276" w:lineRule="auto"/>
        <w:ind w:firstLine="720"/>
      </w:pPr>
      <w:ins w:author="BLASCO Andrea (JRC)" w:date="2026-04-22T14:38:00Z" w16du:dateUtc="2026-04-22T12:38:00Z" w:id="9">
        <w:r w:rsidRPr="00BA73C5">
          <w:rPr>
            <w:rFonts w:ascii="Cambria" w:hAnsi="Cambria" w:eastAsia="Cambria" w:cs="Cambria"/>
            <w:sz w:val="22"/>
            <w:szCs w:val="22"/>
            <w:highlight w:val="yellow"/>
          </w:rPr>
          <w:t xml:space="preserve">- </w:t>
        </w:r>
      </w:ins>
      <w:ins w:author="BLASCO Andrea (JRC)" w:date="2026-04-22T14:39:00Z" w16du:dateUtc="2026-04-22T12:39:00Z" w:id="10">
        <w:r w:rsidRPr="00BA73C5" w:rsidR="007379F2">
          <w:rPr>
            <w:rFonts w:ascii="Cambria" w:hAnsi="Cambria" w:eastAsia="Cambria" w:cs="Cambria"/>
            <w:b/>
            <w:sz w:val="22"/>
            <w:szCs w:val="22"/>
            <w:highlight w:val="yellow"/>
          </w:rPr>
          <w:t xml:space="preserve">@AB </w:t>
        </w:r>
        <w:r w:rsidR="001427DD">
          <w:rPr>
            <w:rFonts w:ascii="Cambria" w:hAnsi="Cambria" w:eastAsia="Cambria" w:cs="Cambria"/>
            <w:sz w:val="22"/>
            <w:szCs w:val="22"/>
            <w:highlight w:val="yellow"/>
          </w:rPr>
          <w:t>--</w:t>
        </w:r>
        <w:r w:rsidR="002312DB">
          <w:rPr>
            <w:rFonts w:ascii="Cambria" w:hAnsi="Cambria" w:eastAsia="Cambria" w:cs="Cambria"/>
            <w:sz w:val="22"/>
            <w:szCs w:val="22"/>
            <w:highlight w:val="yellow"/>
          </w:rPr>
          <w:t>-</w:t>
        </w:r>
        <w:r w:rsidR="00B90078">
          <w:rPr>
            <w:rFonts w:ascii="Cambria" w:hAnsi="Cambria" w:eastAsia="Cambria" w:cs="Cambria"/>
            <w:sz w:val="22"/>
            <w:szCs w:val="22"/>
            <w:highlight w:val="yellow"/>
          </w:rPr>
          <w:t xml:space="preserve"> </w:t>
        </w:r>
      </w:ins>
      <w:ins w:author="BLASCO Andrea (JRC)" w:date="2026-04-22T14:38:00Z" w16du:dateUtc="2026-04-22T12:38:00Z" w:id="11">
        <w:r w:rsidR="00734455">
          <w:rPr>
            <w:rFonts w:ascii="Cambria" w:hAnsi="Cambria" w:eastAsia="Cambria" w:cs="Cambria"/>
            <w:sz w:val="22"/>
            <w:szCs w:val="22"/>
            <w:highlight w:val="yellow"/>
          </w:rPr>
          <w:t xml:space="preserve">Keep </w:t>
        </w:r>
        <w:r w:rsidR="00FA5A5A">
          <w:rPr>
            <w:rFonts w:ascii="Cambria" w:hAnsi="Cambria" w:eastAsia="Cambria" w:cs="Cambria"/>
            <w:sz w:val="22"/>
            <w:szCs w:val="22"/>
            <w:highlight w:val="yellow"/>
          </w:rPr>
          <w:t>4.2 and m</w:t>
        </w:r>
        <w:r w:rsidRPr="00BA73C5">
          <w:rPr>
            <w:rFonts w:ascii="Cambria" w:hAnsi="Cambria" w:eastAsia="Cambria" w:cs="Cambria"/>
            <w:sz w:val="22"/>
            <w:szCs w:val="22"/>
            <w:highlight w:val="yellow"/>
          </w:rPr>
          <w:t>ove to the appendix</w:t>
        </w:r>
        <w:r w:rsidR="007379F2">
          <w:rPr>
            <w:rFonts w:ascii="Cambria" w:hAnsi="Cambria" w:eastAsia="Cambria" w:cs="Cambria"/>
            <w:sz w:val="22"/>
            <w:szCs w:val="22"/>
          </w:rPr>
          <w:t xml:space="preserve"> </w:t>
        </w:r>
      </w:ins>
      <w:del w:author="BLASCO Andrea (JRC)" w:date="2026-04-22T14:38:00Z" w16du:dateUtc="2026-04-22T12:38:00Z" w:id="12">
        <w:r w:rsidRPr="2F31D29A" w:rsidDel="00062DD1" w:rsidR="168A18EB">
          <w:rPr>
            <w:rFonts w:ascii="Cambria" w:hAnsi="Cambria" w:eastAsia="Cambria" w:cs="Cambria"/>
            <w:sz w:val="22"/>
            <w:szCs w:val="22"/>
          </w:rPr>
          <w:delText xml:space="preserve"> </w:delText>
        </w:r>
      </w:del>
      <w:ins w:author="BLASCO Andrea (JRC)" w:date="2026-04-22T14:38:00Z" w16du:dateUtc="2026-04-22T12:38:00Z" w:id="13">
        <w:r w:rsidRPr="00843E0C" w:rsidR="00C57536">
          <w:rPr>
            <w:rFonts w:ascii="Cambria" w:hAnsi="Cambria" w:eastAsia="Cambria" w:cs="Cambria"/>
            <w:sz w:val="22"/>
            <w:szCs w:val="22"/>
            <w:highlight w:val="yellow"/>
          </w:rPr>
          <w:t>4.3</w:t>
        </w:r>
      </w:ins>
      <w:ins w:author="BLASCO Andrea (JRC)" w:date="2026-04-22T14:45:00Z" w16du:dateUtc="2026-04-22T12:45:00Z" w:id="14">
        <w:r w:rsidR="001465A2">
          <w:rPr>
            <w:rFonts w:ascii="Cambria" w:hAnsi="Cambria" w:eastAsia="Cambria" w:cs="Cambria"/>
            <w:sz w:val="22"/>
            <w:szCs w:val="22"/>
          </w:rPr>
          <w:t xml:space="preserve"> </w:t>
        </w:r>
        <w:r w:rsidRPr="00843E0C" w:rsidR="001465A2">
          <w:rPr>
            <w:rFonts w:ascii="Cambria" w:hAnsi="Cambria" w:eastAsia="Cambria" w:cs="Cambria"/>
            <w:sz w:val="22"/>
            <w:szCs w:val="22"/>
            <w:highlight w:val="yellow"/>
          </w:rPr>
          <w:t>//</w:t>
        </w:r>
        <w:r w:rsidRPr="00843E0C" w:rsidR="00AD5EA9">
          <w:rPr>
            <w:rFonts w:ascii="Cambria" w:hAnsi="Cambria" w:eastAsia="Cambria" w:cs="Cambria"/>
            <w:sz w:val="22"/>
            <w:szCs w:val="22"/>
            <w:highlight w:val="yellow"/>
          </w:rPr>
          <w:t xml:space="preserve"> </w:t>
        </w:r>
        <w:r w:rsidRPr="00843E0C" w:rsidR="00257BB0">
          <w:rPr>
            <w:rFonts w:ascii="Cambria" w:hAnsi="Cambria" w:eastAsia="Cambria" w:cs="Cambria"/>
            <w:sz w:val="22"/>
            <w:szCs w:val="22"/>
            <w:highlight w:val="yellow"/>
          </w:rPr>
          <w:t xml:space="preserve">Add a “net sender” vs “net receiver” </w:t>
        </w:r>
        <w:r w:rsidRPr="0093181A" w:rsidR="0093181A">
          <w:rPr>
            <w:rFonts w:ascii="Cambria" w:hAnsi="Cambria" w:eastAsia="Cambria" w:cs="Cambria"/>
            <w:sz w:val="22"/>
            <w:szCs w:val="22"/>
            <w:highlight w:val="yellow"/>
          </w:rPr>
          <w:t xml:space="preserve">aggregate </w:t>
        </w:r>
        <w:r w:rsidR="0093181A">
          <w:rPr>
            <w:rFonts w:ascii="Cambria" w:hAnsi="Cambria" w:eastAsia="Cambria" w:cs="Cambria"/>
            <w:sz w:val="22"/>
            <w:szCs w:val="22"/>
            <w:highlight w:val="yellow"/>
          </w:rPr>
          <w:t xml:space="preserve">estimate to Figure </w:t>
        </w:r>
        <w:r w:rsidR="00357742">
          <w:rPr>
            <w:rFonts w:ascii="Cambria" w:hAnsi="Cambria" w:eastAsia="Cambria" w:cs="Cambria"/>
            <w:sz w:val="22"/>
            <w:szCs w:val="22"/>
            <w:highlight w:val="yellow"/>
          </w:rPr>
          <w:t>4</w:t>
        </w:r>
        <w:r w:rsidR="008A65FD">
          <w:rPr>
            <w:rFonts w:ascii="Cambria" w:hAnsi="Cambria" w:eastAsia="Cambria" w:cs="Cambria"/>
            <w:sz w:val="22"/>
            <w:szCs w:val="22"/>
            <w:highlight w:val="yellow"/>
          </w:rPr>
          <w:t>.2</w:t>
        </w:r>
        <w:r w:rsidR="008A65FD">
          <w:rPr>
            <w:rFonts w:ascii="Cambria" w:hAnsi="Cambria" w:eastAsia="Cambria" w:cs="Cambria"/>
            <w:sz w:val="22"/>
            <w:szCs w:val="22"/>
          </w:rPr>
          <w:t xml:space="preserve">; </w:t>
        </w:r>
        <w:r w:rsidR="002A0B37">
          <w:rPr>
            <w:rFonts w:ascii="Cambria" w:hAnsi="Cambria" w:eastAsia="Cambria" w:cs="Cambria"/>
            <w:sz w:val="22"/>
            <w:szCs w:val="22"/>
          </w:rPr>
          <w:t xml:space="preserve"> </w:t>
        </w:r>
      </w:ins>
    </w:p>
    <w:p w:rsidR="00DA35DE" w:rsidRDefault="0029163B" w14:paraId="6AEB7EEA" w14:textId="01FDA938">
      <w:pPr>
        <w:spacing w:after="200" w:line="276" w:lineRule="auto"/>
        <w:ind w:firstLine="720"/>
        <w:rPr>
          <w:ins w:author="BLASCO Andrea (JRC)" w:date="2026-04-30T15:09:00Z" w16du:dateUtc="2026-04-30T13:09:00Z" w:id="15"/>
          <w:rFonts w:ascii="Cambria" w:hAnsi="Cambria" w:eastAsia="Cambria" w:cs="Cambria"/>
          <w:sz w:val="22"/>
          <w:szCs w:val="22"/>
        </w:rPr>
      </w:pPr>
      <w:ins w:author="BLASCO Andrea (JRC)" w:date="2026-04-30T15:09:00Z" w16du:dateUtc="2026-04-30T13:09:00Z" w:id="16">
        <w:r>
          <w:rPr>
            <w:rFonts w:ascii="Cambria" w:hAnsi="Cambria" w:eastAsia="Cambria" w:cs="Cambria"/>
            <w:sz w:val="22"/>
            <w:szCs w:val="22"/>
          </w:rPr>
          <w:t>Done!</w:t>
        </w:r>
      </w:ins>
    </w:p>
    <w:p w:rsidR="00DA35DE" w:rsidRDefault="00DA35DE" w14:paraId="6D145A59" w14:textId="77777777">
      <w:pPr>
        <w:spacing w:after="200" w:line="276" w:lineRule="auto"/>
        <w:ind w:firstLine="720"/>
        <w:rPr>
          <w:ins w:author="BLASCO Andrea (JRC)" w:date="2026-04-30T15:09:00Z" w16du:dateUtc="2026-04-30T13:09:00Z" w:id="17"/>
          <w:rFonts w:ascii="Cambria" w:hAnsi="Cambria" w:eastAsia="Cambria" w:cs="Cambria"/>
          <w:sz w:val="22"/>
          <w:szCs w:val="22"/>
        </w:rPr>
      </w:pPr>
    </w:p>
    <w:p w:rsidR="00AB1845" w:rsidP="6733B548" w:rsidRDefault="3B355227" w14:paraId="6F104794" w14:textId="6770CA78">
      <w:pPr>
        <w:spacing w:after="200" w:line="276" w:lineRule="auto"/>
        <w:rPr>
          <w:rFonts w:ascii="Cambria" w:hAnsi="Cambria" w:eastAsia="Cambria" w:cs="Cambria"/>
          <w:sz w:val="22"/>
          <w:szCs w:val="22"/>
        </w:rPr>
      </w:pPr>
      <w:r w:rsidRPr="29F6811D" w:rsidR="3B355227">
        <w:rPr>
          <w:rFonts w:ascii="Cambria" w:hAnsi="Cambria" w:eastAsia="Cambria" w:cs="Cambria"/>
          <w:sz w:val="22"/>
          <w:szCs w:val="22"/>
        </w:rPr>
        <w:t xml:space="preserve">2. Drop Table 3.1 Table 3.1 uses a simplified two-country hypothetical to illustrate the experimental design, but this artificial scenario, with round numbers and countries of equal GDP, is harder to follow than it might appear. For instance, it has some cells that seem redundant but require cognitive investment. It is not clear to me that this adds any value over the actual data already presented in Table 3.2. I suggest removing Table 3.1 </w:t>
      </w:r>
      <w:r w:rsidRPr="29F6811D" w:rsidR="3B355227">
        <w:rPr>
          <w:rFonts w:ascii="Cambria" w:hAnsi="Cambria" w:eastAsia="Cambria" w:cs="Cambria"/>
          <w:sz w:val="22"/>
          <w:szCs w:val="22"/>
        </w:rPr>
        <w:t>and instead using one or two concrete examples drawn from the real figures</w:t>
      </w:r>
      <w:r w:rsidRPr="29F6811D" w:rsidR="3B355227">
        <w:rPr>
          <w:rFonts w:ascii="Cambria" w:hAnsi="Cambria" w:eastAsia="Cambria" w:cs="Cambria"/>
          <w:sz w:val="22"/>
          <w:szCs w:val="22"/>
        </w:rPr>
        <w:t xml:space="preserve"> in Table 3.2 (e.g., Greece as a net sender and Poland as a net receiver) to walk the reader through the logic of the design.</w:t>
      </w:r>
    </w:p>
    <w:p w:rsidR="00AB1845" w:rsidP="2F31D29A" w:rsidRDefault="001D2CC3" w14:paraId="265C226C" w14:textId="383B6F63">
      <w:pPr>
        <w:spacing w:after="200" w:line="276" w:lineRule="auto"/>
        <w:rPr>
          <w:ins w:author="Rossella Icardi" w:date="2026-04-30T17:13:00Z" w16du:dateUtc="2026-04-30T16:13:00Z" w:id="19"/>
          <w:rFonts w:ascii="Cambria" w:hAnsi="Cambria" w:eastAsia="Cambria" w:cs="Cambria"/>
          <w:sz w:val="22"/>
          <w:szCs w:val="22"/>
        </w:rPr>
      </w:pPr>
      <w:ins w:author="BLASCO Andrea (JRC)" w:date="2026-04-22T14:40:00Z" w16du:dateUtc="2026-04-22T12:40:00Z" w:id="20">
        <w:r w:rsidRPr="002A6D1B">
          <w:rPr>
            <w:rFonts w:ascii="Cambria" w:hAnsi="Cambria" w:eastAsia="Cambria" w:cs="Cambria"/>
            <w:b/>
            <w:bCs/>
            <w:sz w:val="22"/>
            <w:szCs w:val="22"/>
          </w:rPr>
          <w:t xml:space="preserve">- </w:t>
        </w:r>
      </w:ins>
      <w:ins w:author="BLASCO Andrea (JRC)" w:date="2026-04-22T14:42:00Z" w16du:dateUtc="2026-04-22T12:42:00Z" w:id="21">
        <w:r w:rsidRPr="002A6D1B" w:rsidR="00447809">
          <w:rPr>
            <w:rFonts w:ascii="Cambria" w:hAnsi="Cambria" w:eastAsia="Cambria" w:cs="Cambria"/>
            <w:b/>
            <w:bCs/>
            <w:sz w:val="22"/>
            <w:szCs w:val="22"/>
          </w:rPr>
          <w:t xml:space="preserve">@Rossella </w:t>
        </w:r>
        <w:r w:rsidR="00447809">
          <w:rPr>
            <w:rFonts w:ascii="Cambria" w:hAnsi="Cambria" w:eastAsia="Cambria" w:cs="Cambria"/>
            <w:b/>
            <w:bCs/>
            <w:sz w:val="22"/>
            <w:szCs w:val="22"/>
          </w:rPr>
          <w:t>---</w:t>
        </w:r>
        <w:r w:rsidRPr="007558A1" w:rsidR="00447809">
          <w:rPr>
            <w:rFonts w:ascii="Cambria" w:hAnsi="Cambria" w:eastAsia="Cambria" w:cs="Cambria"/>
            <w:sz w:val="22"/>
            <w:szCs w:val="22"/>
            <w:rPrChange w:author="BLASCO Andrea (JRC)" w:date="2026-04-22T14:42:00Z" w16du:dateUtc="2026-04-22T12:42:00Z" w:id="22">
              <w:rPr>
                <w:rFonts w:ascii="Cambria" w:hAnsi="Cambria" w:eastAsia="Cambria" w:cs="Cambria"/>
                <w:b/>
                <w:bCs/>
                <w:sz w:val="22"/>
                <w:szCs w:val="22"/>
              </w:rPr>
            </w:rPrChange>
          </w:rPr>
          <w:t xml:space="preserve"> </w:t>
        </w:r>
      </w:ins>
      <w:del w:author="BLASCO Andrea (JRC)" w:date="2026-04-22T14:40:00Z" w16du:dateUtc="2026-04-22T12:40:00Z" w:id="23">
        <w:r w:rsidRPr="007558A1" w:rsidDel="001D2CC3" w:rsidR="168A18EB">
          <w:rPr>
            <w:rFonts w:ascii="Cambria" w:hAnsi="Cambria" w:eastAsia="Cambria" w:cs="Cambria"/>
            <w:sz w:val="22"/>
            <w:szCs w:val="22"/>
          </w:rPr>
          <w:delText xml:space="preserve"> </w:delText>
        </w:r>
      </w:del>
      <w:ins w:author="BLASCO Andrea (JRC)" w:date="2026-04-22T14:40:00Z" w16du:dateUtc="2026-04-22T12:40:00Z" w:id="24">
        <w:r w:rsidRPr="007558A1" w:rsidR="002D2FF1">
          <w:rPr>
            <w:rFonts w:ascii="Cambria" w:hAnsi="Cambria" w:eastAsia="Cambria" w:cs="Cambria"/>
            <w:sz w:val="22"/>
            <w:szCs w:val="22"/>
            <w:highlight w:val="yellow"/>
            <w:rPrChange w:author="BLASCO Andrea (JRC)" w:date="2026-04-22T14:42:00Z" w16du:dateUtc="2026-04-22T12:42:00Z" w:id="25">
              <w:rPr>
                <w:rFonts w:ascii="Cambria" w:hAnsi="Cambria" w:eastAsia="Cambria" w:cs="Cambria"/>
                <w:b/>
                <w:bCs/>
                <w:sz w:val="22"/>
                <w:szCs w:val="22"/>
              </w:rPr>
            </w:rPrChange>
          </w:rPr>
          <w:t xml:space="preserve">Many thanks for this </w:t>
        </w:r>
        <w:r w:rsidRPr="007558A1" w:rsidR="00D97133">
          <w:rPr>
            <w:rFonts w:ascii="Cambria" w:hAnsi="Cambria" w:eastAsia="Cambria" w:cs="Cambria"/>
            <w:sz w:val="22"/>
            <w:szCs w:val="22"/>
            <w:highlight w:val="yellow"/>
            <w:rPrChange w:author="BLASCO Andrea (JRC)" w:date="2026-04-22T14:42:00Z" w16du:dateUtc="2026-04-22T12:42:00Z" w:id="26">
              <w:rPr>
                <w:rFonts w:ascii="Cambria" w:hAnsi="Cambria" w:eastAsia="Cambria" w:cs="Cambria"/>
                <w:b/>
                <w:bCs/>
                <w:sz w:val="22"/>
                <w:szCs w:val="22"/>
              </w:rPr>
            </w:rPrChange>
          </w:rPr>
          <w:t xml:space="preserve">suggestion. We have now </w:t>
        </w:r>
      </w:ins>
      <w:ins w:author="BLASCO Andrea (JRC)" w:date="2026-04-22T14:41:00Z" w16du:dateUtc="2026-04-22T12:41:00Z" w:id="27">
        <w:r w:rsidRPr="00843E0C" w:rsidR="00EB25E6">
          <w:rPr>
            <w:rFonts w:ascii="Cambria" w:hAnsi="Cambria" w:eastAsia="Cambria" w:cs="Cambria"/>
            <w:sz w:val="22"/>
            <w:szCs w:val="22"/>
            <w:highlight w:val="yellow"/>
          </w:rPr>
          <w:t>removed</w:t>
        </w:r>
      </w:ins>
      <w:ins w:author="BLASCO Andrea (JRC)" w:date="2026-04-22T14:40:00Z" w16du:dateUtc="2026-04-22T12:40:00Z" w:id="28">
        <w:r w:rsidRPr="00843E0C" w:rsidR="00D97133">
          <w:rPr>
            <w:rFonts w:ascii="Cambria" w:hAnsi="Cambria" w:eastAsia="Cambria" w:cs="Cambria"/>
            <w:sz w:val="22"/>
            <w:szCs w:val="22"/>
            <w:highlight w:val="yellow"/>
          </w:rPr>
          <w:t xml:space="preserve"> Table 3</w:t>
        </w:r>
      </w:ins>
      <w:ins w:author="BLASCO Andrea (JRC)" w:date="2026-04-22T14:41:00Z" w16du:dateUtc="2026-04-22T12:41:00Z" w:id="29">
        <w:r w:rsidRPr="00843E0C" w:rsidR="00E81B55">
          <w:rPr>
            <w:rFonts w:ascii="Cambria" w:hAnsi="Cambria" w:eastAsia="Cambria" w:cs="Cambria"/>
            <w:sz w:val="22"/>
            <w:szCs w:val="22"/>
            <w:highlight w:val="yellow"/>
          </w:rPr>
          <w:t>.1</w:t>
        </w:r>
      </w:ins>
      <w:ins w:author="BLASCO Andrea (JRC)" w:date="2026-04-22T14:40:00Z" w16du:dateUtc="2026-04-22T12:40:00Z" w:id="30">
        <w:r w:rsidRPr="00843E0C">
          <w:rPr>
            <w:rFonts w:ascii="Cambria" w:hAnsi="Cambria" w:eastAsia="Cambria" w:cs="Cambria"/>
            <w:sz w:val="22"/>
            <w:szCs w:val="22"/>
            <w:highlight w:val="yellow"/>
          </w:rPr>
          <w:t xml:space="preserve">, while </w:t>
        </w:r>
      </w:ins>
      <w:ins w:author="Rossella Icardi" w:date="2026-04-30T09:53:00Z" w16du:dateUtc="2026-04-30T08:53:00Z" w:id="31">
        <w:r w:rsidR="001562DA">
          <w:rPr>
            <w:rFonts w:ascii="Cambria" w:hAnsi="Cambria" w:eastAsia="Cambria" w:cs="Cambria"/>
            <w:sz w:val="22"/>
            <w:szCs w:val="22"/>
            <w:highlight w:val="yellow"/>
          </w:rPr>
          <w:t xml:space="preserve">improving </w:t>
        </w:r>
      </w:ins>
      <w:ins w:author="BLASCO Andrea (JRC)" w:date="2026-04-22T14:40:00Z" w16du:dateUtc="2026-04-22T12:40:00Z" w:id="32">
        <w:del w:author="Rossella Icardi" w:date="2026-04-30T09:53:00Z" w16du:dateUtc="2026-04-30T08:53:00Z" w:id="33">
          <w:r w:rsidRPr="007558A1" w:rsidDel="001562DA">
            <w:rPr>
              <w:rFonts w:ascii="Cambria" w:hAnsi="Cambria" w:eastAsia="Cambria" w:cs="Cambria"/>
              <w:sz w:val="22"/>
              <w:szCs w:val="22"/>
              <w:highlight w:val="yellow"/>
              <w:rPrChange w:author="BLASCO Andrea (JRC)" w:date="2026-04-22T14:42:00Z" w16du:dateUtc="2026-04-22T12:42:00Z" w:id="34">
                <w:rPr>
                  <w:rFonts w:ascii="Cambria" w:hAnsi="Cambria" w:eastAsia="Cambria" w:cs="Cambria"/>
                  <w:b/>
                  <w:bCs/>
                  <w:sz w:val="22"/>
                  <w:szCs w:val="22"/>
                </w:rPr>
              </w:rPrChange>
            </w:rPr>
            <w:delText xml:space="preserve">providing </w:delText>
          </w:r>
        </w:del>
        <w:del w:author="Rossella Icardi" w:date="2026-04-29T21:51:00Z" w16du:dateUtc="2026-04-29T20:51:00Z" w:id="35">
          <w:r w:rsidRPr="007558A1" w:rsidDel="006B04A7">
            <w:rPr>
              <w:rFonts w:ascii="Cambria" w:hAnsi="Cambria" w:eastAsia="Cambria" w:cs="Cambria"/>
              <w:sz w:val="22"/>
              <w:szCs w:val="22"/>
              <w:highlight w:val="yellow"/>
              <w:rPrChange w:author="BLASCO Andrea (JRC)" w:date="2026-04-22T14:42:00Z" w16du:dateUtc="2026-04-22T12:42:00Z" w:id="36">
                <w:rPr>
                  <w:rFonts w:ascii="Cambria" w:hAnsi="Cambria" w:eastAsia="Cambria" w:cs="Cambria"/>
                  <w:b/>
                  <w:bCs/>
                  <w:sz w:val="22"/>
                  <w:szCs w:val="22"/>
                </w:rPr>
              </w:rPrChange>
            </w:rPr>
            <w:delText>examples</w:delText>
          </w:r>
        </w:del>
      </w:ins>
      <w:ins w:author="Rossella Icardi" w:date="2026-04-30T09:53:00Z" w16du:dateUtc="2026-04-30T08:53:00Z" w:id="37">
        <w:r w:rsidR="00D920B0">
          <w:rPr>
            <w:rFonts w:ascii="Cambria" w:hAnsi="Cambria" w:eastAsia="Cambria" w:cs="Cambria"/>
            <w:sz w:val="22"/>
            <w:szCs w:val="22"/>
            <w:highlight w:val="yellow"/>
          </w:rPr>
          <w:t xml:space="preserve"> </w:t>
        </w:r>
        <w:r w:rsidR="001562DA">
          <w:rPr>
            <w:rFonts w:ascii="Cambria" w:hAnsi="Cambria" w:eastAsia="Cambria" w:cs="Cambria"/>
            <w:sz w:val="22"/>
            <w:szCs w:val="22"/>
            <w:highlight w:val="yellow"/>
          </w:rPr>
          <w:t>the</w:t>
        </w:r>
      </w:ins>
      <w:ins w:author="Rossella Icardi" w:date="2026-04-29T21:51:00Z" w16du:dateUtc="2026-04-29T20:51:00Z" w:id="38">
        <w:r w:rsidR="006B04A7">
          <w:rPr>
            <w:rFonts w:ascii="Cambria" w:hAnsi="Cambria" w:eastAsia="Cambria" w:cs="Cambria"/>
            <w:sz w:val="22"/>
            <w:szCs w:val="22"/>
            <w:highlight w:val="yellow"/>
          </w:rPr>
          <w:t xml:space="preserve"> explanation of the </w:t>
        </w:r>
      </w:ins>
      <w:ins w:author="Rossella Icardi" w:date="2026-04-29T21:52:00Z" w16du:dateUtc="2026-04-29T20:52:00Z" w:id="39">
        <w:r w:rsidR="0035104A">
          <w:rPr>
            <w:rFonts w:ascii="Cambria" w:hAnsi="Cambria" w:eastAsia="Cambria" w:cs="Cambria"/>
            <w:sz w:val="22"/>
            <w:szCs w:val="22"/>
            <w:highlight w:val="yellow"/>
          </w:rPr>
          <w:t>scenarios</w:t>
        </w:r>
      </w:ins>
      <w:r w:rsidRPr="00843E0C">
        <w:rPr>
          <w:rFonts w:ascii="Cambria" w:hAnsi="Cambria" w:eastAsia="Cambria" w:cs="Cambria"/>
          <w:sz w:val="22"/>
          <w:szCs w:val="22"/>
          <w:highlight w:val="yellow"/>
        </w:rPr>
        <w:t xml:space="preserve"> in the text</w:t>
      </w:r>
      <w:r w:rsidRPr="007558A1" w:rsidR="00612B55">
        <w:rPr>
          <w:rFonts w:ascii="Cambria" w:hAnsi="Cambria" w:eastAsia="Cambria" w:cs="Cambria"/>
          <w:sz w:val="22"/>
          <w:szCs w:val="22"/>
          <w:rPrChange w:author="BLASCO Andrea (JRC)" w:date="2026-04-22T14:42:00Z" w16du:dateUtc="2026-04-22T12:42:00Z" w:id="40">
            <w:rPr>
              <w:rFonts w:ascii="Cambria" w:hAnsi="Cambria" w:eastAsia="Cambria" w:cs="Cambria"/>
              <w:b/>
              <w:bCs/>
              <w:sz w:val="22"/>
              <w:szCs w:val="22"/>
            </w:rPr>
          </w:rPrChange>
        </w:rPr>
        <w:t xml:space="preserve"> (</w:t>
      </w:r>
      <w:r w:rsidRPr="007558A1" w:rsidR="00F6332C">
        <w:rPr>
          <w:rFonts w:ascii="Cambria" w:hAnsi="Cambria" w:eastAsia="Cambria" w:cs="Cambria"/>
          <w:sz w:val="22"/>
          <w:szCs w:val="22"/>
          <w:rPrChange w:author="BLASCO Andrea (JRC)" w:date="2026-04-22T14:42:00Z" w16du:dateUtc="2026-04-22T12:42:00Z" w:id="41">
            <w:rPr>
              <w:rFonts w:ascii="Cambria" w:hAnsi="Cambria" w:eastAsia="Cambria" w:cs="Cambria"/>
              <w:b/>
              <w:bCs/>
              <w:sz w:val="22"/>
              <w:szCs w:val="22"/>
            </w:rPr>
          </w:rPrChange>
        </w:rPr>
        <w:t>p.</w:t>
      </w:r>
      <w:r w:rsidR="0035104A">
        <w:rPr>
          <w:rFonts w:ascii="Cambria" w:hAnsi="Cambria" w:eastAsia="Cambria" w:cs="Cambria"/>
          <w:sz w:val="22"/>
          <w:szCs w:val="22"/>
        </w:rPr>
        <w:t xml:space="preserve"> 8</w:t>
      </w:r>
      <w:r w:rsidRPr="00843E0C" w:rsidR="00F6332C">
        <w:rPr>
          <w:rFonts w:ascii="Cambria" w:hAnsi="Cambria" w:eastAsia="Cambria" w:cs="Cambria"/>
          <w:sz w:val="22"/>
          <w:szCs w:val="22"/>
        </w:rPr>
        <w:t xml:space="preserve">). </w:t>
      </w:r>
      <w:r w:rsidRPr="00843E0C">
        <w:rPr>
          <w:rFonts w:ascii="Cambria" w:hAnsi="Cambria" w:eastAsia="Cambria" w:cs="Cambria"/>
          <w:sz w:val="22"/>
          <w:szCs w:val="22"/>
        </w:rPr>
        <w:t xml:space="preserve">  </w:t>
      </w:r>
    </w:p>
    <w:p w:rsidRPr="007558A1" w:rsidR="00A1761D" w:rsidP="2F31D29A" w:rsidRDefault="00A1761D" w14:paraId="491BEAD6" w14:textId="505139B9">
      <w:pPr>
        <w:spacing w:after="200" w:line="276" w:lineRule="auto"/>
      </w:pPr>
      <w:ins w:author="Rossella Icardi" w:date="2026-04-30T17:13:00Z" w16du:dateUtc="2026-04-30T16:13:00Z" w:id="42">
        <w:r>
          <w:rPr>
            <w:rFonts w:ascii="Cambria" w:hAnsi="Cambria" w:eastAsia="Cambria" w:cs="Cambria"/>
            <w:sz w:val="22"/>
            <w:szCs w:val="22"/>
          </w:rPr>
          <w:t>Done!</w:t>
        </w:r>
      </w:ins>
    </w:p>
    <w:p w:rsidR="00AB1845" w:rsidP="6733B548" w:rsidRDefault="3B355227" w14:paraId="6C553EBF" w14:textId="35343AFC">
      <w:pPr>
        <w:spacing w:after="200" w:line="276" w:lineRule="auto"/>
        <w:rPr>
          <w:rFonts w:ascii="Cambria" w:hAnsi="Cambria" w:eastAsia="Cambria" w:cs="Cambria"/>
          <w:sz w:val="22"/>
          <w:szCs w:val="22"/>
        </w:rPr>
      </w:pPr>
      <w:commentRangeStart w:id="43"/>
      <w:r w:rsidRPr="6733B548">
        <w:rPr>
          <w:rFonts w:ascii="Cambria" w:hAnsi="Cambria" w:eastAsia="Cambria" w:cs="Cambria"/>
          <w:sz w:val="22"/>
          <w:szCs w:val="22"/>
        </w:rPr>
        <w:lastRenderedPageBreak/>
        <w:t>3. Inconsistent use of brackets in Table 3.3? The footnote to Table 3.3 states that standardized differences are in square brackets, but this description seems to only to the Diff. Rel. and Diff. Abs. columns. In the Control column, the square brackets contain the standard deviation of the variable, not a standardized difference. Or at least, that’s how I understood the table, but it is not clear from the description.</w:t>
      </w:r>
      <w:commentRangeEnd w:id="43"/>
      <w:r w:rsidR="168A18EB">
        <w:rPr>
          <w:rStyle w:val="CommentReference"/>
          <w:rFonts w:ascii="Cambria" w:hAnsi="Cambria" w:eastAsia="Cambria" w:cs="Cambria"/>
          <w:sz w:val="22"/>
          <w:szCs w:val="22"/>
        </w:rPr>
        <w:commentReference w:id="43"/>
      </w:r>
    </w:p>
    <w:p w:rsidRPr="00C77524" w:rsidR="00AB1845" w:rsidDel="00206824" w:rsidP="2F31D29A" w:rsidRDefault="00C77524" w14:paraId="08AAE1A2" w14:textId="75382746">
      <w:pPr>
        <w:spacing w:after="200" w:line="276" w:lineRule="auto"/>
        <w:rPr>
          <w:del w:author="BLASCO Andrea (JRC)" w:date="2026-04-22T14:45:00Z" w16du:dateUtc="2026-04-22T12:45:00Z" w:id="44"/>
          <w:rFonts w:ascii="Cambria" w:hAnsi="Cambria" w:eastAsia="Cambria" w:cs="Cambria"/>
          <w:b/>
          <w:sz w:val="22"/>
          <w:szCs w:val="22"/>
          <w:rPrChange w:author="BLASCO Andrea (JRC)" w:date="2026-04-22T14:44:00Z" w16du:dateUtc="2026-04-22T12:44:00Z" w:id="45">
            <w:rPr>
              <w:del w:author="BLASCO Andrea (JRC)" w:date="2026-04-22T14:45:00Z" w16du:dateUtc="2026-04-22T12:45:00Z" w:id="46"/>
              <w:rFonts w:ascii="Cambria" w:hAnsi="Cambria" w:eastAsia="Cambria" w:cs="Cambria"/>
              <w:sz w:val="22"/>
              <w:szCs w:val="22"/>
            </w:rPr>
          </w:rPrChange>
        </w:rPr>
      </w:pPr>
      <w:ins w:author="BLASCO Andrea (JRC)" w:date="2026-04-22T14:44:00Z" w16du:dateUtc="2026-04-22T12:44:00Z" w:id="47">
        <w:r w:rsidRPr="00C77524">
          <w:rPr>
            <w:rFonts w:ascii="Cambria" w:hAnsi="Cambria" w:eastAsia="Cambria" w:cs="Cambria"/>
            <w:b/>
            <w:bCs/>
            <w:sz w:val="22"/>
            <w:szCs w:val="22"/>
            <w:highlight w:val="yellow"/>
            <w:rPrChange w:author="BLASCO Andrea (JRC)" w:date="2026-04-22T14:44:00Z" w16du:dateUtc="2026-04-22T12:44:00Z" w:id="48">
              <w:rPr>
                <w:rFonts w:ascii="Cambria" w:hAnsi="Cambria" w:eastAsia="Cambria" w:cs="Cambria"/>
                <w:sz w:val="22"/>
                <w:szCs w:val="22"/>
              </w:rPr>
            </w:rPrChange>
          </w:rPr>
          <w:t xml:space="preserve">- </w:t>
        </w:r>
        <w:r>
          <w:rPr>
            <w:rFonts w:ascii="Cambria" w:hAnsi="Cambria" w:eastAsia="Cambria" w:cs="Cambria"/>
            <w:b/>
            <w:bCs/>
            <w:sz w:val="22"/>
            <w:szCs w:val="22"/>
            <w:highlight w:val="yellow"/>
          </w:rPr>
          <w:t xml:space="preserve">@AB -- </w:t>
        </w:r>
        <w:r w:rsidRPr="00C77524">
          <w:rPr>
            <w:rFonts w:ascii="Cambria" w:hAnsi="Cambria" w:eastAsia="Cambria" w:cs="Cambria"/>
            <w:b/>
            <w:bCs/>
            <w:sz w:val="22"/>
            <w:szCs w:val="22"/>
            <w:highlight w:val="yellow"/>
            <w:rPrChange w:author="BLASCO Andrea (JRC)" w:date="2026-04-22T14:44:00Z" w16du:dateUtc="2026-04-22T12:44:00Z" w:id="49">
              <w:rPr>
                <w:rFonts w:ascii="Cambria" w:hAnsi="Cambria" w:eastAsia="Cambria" w:cs="Cambria"/>
                <w:sz w:val="22"/>
                <w:szCs w:val="22"/>
              </w:rPr>
            </w:rPrChange>
          </w:rPr>
          <w:t>Thanks we fixed the typo</w:t>
        </w:r>
      </w:ins>
    </w:p>
    <w:p w:rsidR="00AB1845" w:rsidRDefault="00AB1845" w14:paraId="773FF015" w14:textId="61025BF9">
      <w:pPr>
        <w:spacing w:after="200" w:line="276" w:lineRule="auto"/>
        <w:rPr>
          <w:rFonts w:ascii="Aptos" w:hAnsi="Aptos" w:eastAsia="Aptos" w:cs="Aptos"/>
          <w:b/>
          <w:bCs/>
        </w:rPr>
        <w:pPrChange w:author="BLASCO Andrea (JRC)" w:date="2026-04-22T14:45:00Z" w16du:dateUtc="2026-04-22T12:45:00Z" w:id="50">
          <w:pPr>
            <w:spacing w:before="240" w:after="240"/>
          </w:pPr>
        </w:pPrChange>
      </w:pPr>
    </w:p>
    <w:p w:rsidRPr="00891160" w:rsidR="00E8004D" w:rsidP="54E34731" w:rsidRDefault="00E8004D" w14:paraId="6221ABE2" w14:textId="3D2B8A7A">
      <w:pPr>
        <w:spacing w:before="240" w:after="240"/>
        <w:rPr>
          <w:ins w:author="BLASCO Andrea (JRC)" w:date="2026-04-30T13:14:00Z" w16du:dateUtc="2026-04-30T11:14:00Z" w:id="51"/>
          <w:rFonts w:ascii="Aptos" w:hAnsi="Aptos" w:eastAsia="Aptos" w:cs="Aptos"/>
          <w:rPrChange w:author="BLASCO Andrea (JRC)" w:date="2026-04-30T13:14:00Z" w16du:dateUtc="2026-04-30T11:14:00Z" w:id="52">
            <w:rPr>
              <w:ins w:author="BLASCO Andrea (JRC)" w:date="2026-04-30T13:14:00Z" w16du:dateUtc="2026-04-30T11:14:00Z" w:id="53"/>
              <w:rFonts w:ascii="Aptos" w:hAnsi="Aptos" w:eastAsia="Aptos" w:cs="Aptos"/>
              <w:b/>
              <w:bCs/>
            </w:rPr>
          </w:rPrChange>
        </w:rPr>
      </w:pPr>
      <w:ins w:author="BLASCO Andrea (JRC)" w:date="2026-04-30T13:14:00Z" w16du:dateUtc="2026-04-30T11:14:00Z" w:id="54">
        <w:r w:rsidRPr="00891160">
          <w:rPr>
            <w:rFonts w:ascii="Aptos" w:hAnsi="Aptos" w:eastAsia="Aptos" w:cs="Aptos"/>
            <w:rPrChange w:author="BLASCO Andrea (JRC)" w:date="2026-04-30T13:14:00Z" w16du:dateUtc="2026-04-30T11:14:00Z" w:id="55">
              <w:rPr>
                <w:rFonts w:ascii="Aptos" w:hAnsi="Aptos" w:eastAsia="Aptos" w:cs="Aptos"/>
                <w:b/>
                <w:bCs/>
              </w:rPr>
            </w:rPrChange>
          </w:rPr>
          <w:t xml:space="preserve">Many </w:t>
        </w:r>
        <w:r w:rsidR="00891160">
          <w:rPr>
            <w:rFonts w:ascii="Aptos" w:hAnsi="Aptos" w:eastAsia="Aptos" w:cs="Aptos"/>
          </w:rPr>
          <w:t xml:space="preserve">thanks, for spotting this </w:t>
        </w:r>
        <w:r w:rsidR="006F7B03">
          <w:rPr>
            <w:rFonts w:ascii="Aptos" w:hAnsi="Aptos" w:eastAsia="Aptos" w:cs="Aptos"/>
          </w:rPr>
          <w:t>inaccuracy in the Ta</w:t>
        </w:r>
      </w:ins>
      <w:ins w:author="BLASCO Andrea (JRC)" w:date="2026-04-30T13:15:00Z" w16du:dateUtc="2026-04-30T11:15:00Z" w:id="56">
        <w:r w:rsidR="006F7B03">
          <w:rPr>
            <w:rFonts w:ascii="Aptos" w:hAnsi="Aptos" w:eastAsia="Aptos" w:cs="Aptos"/>
          </w:rPr>
          <w:t>ble’s caption</w:t>
        </w:r>
      </w:ins>
      <w:ins w:author="BLASCO Andrea (JRC)" w:date="2026-04-30T13:14:00Z" w16du:dateUtc="2026-04-30T11:14:00Z" w:id="57">
        <w:r w:rsidR="000803FB">
          <w:rPr>
            <w:rFonts w:ascii="Aptos" w:hAnsi="Aptos" w:eastAsia="Aptos" w:cs="Aptos"/>
          </w:rPr>
          <w:t>.</w:t>
        </w:r>
      </w:ins>
      <w:ins w:author="BLASCO Andrea (JRC)" w:date="2026-04-30T13:15:00Z" w16du:dateUtc="2026-04-30T11:15:00Z" w:id="58">
        <w:r w:rsidR="006F7B03">
          <w:rPr>
            <w:rFonts w:ascii="Aptos" w:hAnsi="Aptos" w:eastAsia="Aptos" w:cs="Aptos"/>
          </w:rPr>
          <w:t xml:space="preserve"> </w:t>
        </w:r>
        <w:r w:rsidR="006F5DAE">
          <w:rPr>
            <w:rFonts w:ascii="Aptos" w:hAnsi="Aptos" w:eastAsia="Aptos" w:cs="Aptos"/>
          </w:rPr>
          <w:t xml:space="preserve">We have now </w:t>
        </w:r>
      </w:ins>
      <w:ins w:author="BLASCO Andrea (JRC)" w:date="2026-04-30T13:23:00Z" w16du:dateUtc="2026-04-30T11:23:00Z" w:id="59">
        <w:r w:rsidR="0030319D">
          <w:rPr>
            <w:rFonts w:ascii="Aptos" w:hAnsi="Aptos" w:eastAsia="Aptos" w:cs="Aptos"/>
          </w:rPr>
          <w:t>changed</w:t>
        </w:r>
      </w:ins>
      <w:ins w:author="BLASCO Andrea (JRC)" w:date="2026-04-30T13:15:00Z" w16du:dateUtc="2026-04-30T11:15:00Z" w:id="60">
        <w:r w:rsidR="00D6752E">
          <w:rPr>
            <w:rFonts w:ascii="Aptos" w:hAnsi="Aptos" w:eastAsia="Aptos" w:cs="Aptos"/>
          </w:rPr>
          <w:t xml:space="preserve"> the d</w:t>
        </w:r>
        <w:r w:rsidR="00F02AE8">
          <w:rPr>
            <w:rFonts w:ascii="Aptos" w:hAnsi="Aptos" w:eastAsia="Aptos" w:cs="Aptos"/>
          </w:rPr>
          <w:t>escription</w:t>
        </w:r>
      </w:ins>
      <w:ins w:author="BLASCO Andrea (JRC)" w:date="2026-04-30T13:23:00Z" w16du:dateUtc="2026-04-30T11:23:00Z" w:id="61">
        <w:r w:rsidR="0030319D">
          <w:rPr>
            <w:rFonts w:ascii="Aptos" w:hAnsi="Aptos" w:eastAsia="Aptos" w:cs="Aptos"/>
          </w:rPr>
          <w:t xml:space="preserve"> and moved it</w:t>
        </w:r>
      </w:ins>
      <w:ins w:author="BLASCO Andrea (JRC)" w:date="2026-04-30T13:15:00Z" w16du:dateUtc="2026-04-30T11:15:00Z" w:id="62">
        <w:r w:rsidR="00F02AE8">
          <w:rPr>
            <w:rFonts w:ascii="Aptos" w:hAnsi="Aptos" w:eastAsia="Aptos" w:cs="Aptos"/>
          </w:rPr>
          <w:t xml:space="preserve"> from the </w:t>
        </w:r>
      </w:ins>
      <w:ins w:author="BLASCO Andrea (JRC)" w:date="2026-04-30T13:23:00Z" w16du:dateUtc="2026-04-30T11:23:00Z" w:id="63">
        <w:r w:rsidR="000809BC">
          <w:rPr>
            <w:rFonts w:ascii="Aptos" w:hAnsi="Aptos" w:eastAsia="Aptos" w:cs="Aptos"/>
          </w:rPr>
          <w:t xml:space="preserve">table’s </w:t>
        </w:r>
      </w:ins>
      <w:ins w:author="BLASCO Andrea (JRC)" w:date="2026-04-30T13:15:00Z" w16du:dateUtc="2026-04-30T11:15:00Z" w:id="64">
        <w:r w:rsidR="00F02AE8">
          <w:rPr>
            <w:rFonts w:ascii="Aptos" w:hAnsi="Aptos" w:eastAsia="Aptos" w:cs="Aptos"/>
          </w:rPr>
          <w:t xml:space="preserve">caption </w:t>
        </w:r>
      </w:ins>
      <w:ins w:author="BLASCO Andrea (JRC)" w:date="2026-04-30T13:23:00Z" w16du:dateUtc="2026-04-30T11:23:00Z" w:id="65">
        <w:r w:rsidR="00F62699">
          <w:rPr>
            <w:rFonts w:ascii="Aptos" w:hAnsi="Aptos" w:eastAsia="Aptos" w:cs="Aptos"/>
          </w:rPr>
          <w:t>to a</w:t>
        </w:r>
        <w:r w:rsidR="009D6A39">
          <w:rPr>
            <w:rFonts w:ascii="Aptos" w:hAnsi="Aptos" w:eastAsia="Aptos" w:cs="Aptos"/>
          </w:rPr>
          <w:t xml:space="preserve"> table</w:t>
        </w:r>
      </w:ins>
      <w:ins w:author="BLASCO Andrea (JRC)" w:date="2026-04-30T13:15:00Z" w16du:dateUtc="2026-04-30T11:15:00Z" w:id="66">
        <w:r w:rsidR="008B4384">
          <w:rPr>
            <w:rFonts w:ascii="Aptos" w:hAnsi="Aptos" w:eastAsia="Aptos" w:cs="Aptos"/>
          </w:rPr>
          <w:t xml:space="preserve"> note</w:t>
        </w:r>
      </w:ins>
      <w:ins w:author="BLASCO Andrea (JRC)" w:date="2026-04-30T13:23:00Z" w16du:dateUtc="2026-04-30T11:23:00Z" w:id="67">
        <w:r w:rsidR="00DA792E">
          <w:rPr>
            <w:rFonts w:ascii="Aptos" w:hAnsi="Aptos" w:eastAsia="Aptos" w:cs="Aptos"/>
          </w:rPr>
          <w:t>. The note</w:t>
        </w:r>
      </w:ins>
      <w:ins w:author="BLASCO Andrea (JRC)" w:date="2026-04-30T13:15:00Z" w16du:dateUtc="2026-04-30T11:15:00Z" w:id="68">
        <w:r w:rsidR="008B4384">
          <w:rPr>
            <w:rFonts w:ascii="Aptos" w:hAnsi="Aptos" w:eastAsia="Aptos" w:cs="Aptos"/>
          </w:rPr>
          <w:t xml:space="preserve"> explain</w:t>
        </w:r>
      </w:ins>
      <w:ins w:author="BLASCO Andrea (JRC)" w:date="2026-04-30T13:23:00Z" w16du:dateUtc="2026-04-30T11:23:00Z" w:id="69">
        <w:r w:rsidR="00DA792E">
          <w:rPr>
            <w:rFonts w:ascii="Aptos" w:hAnsi="Aptos" w:eastAsia="Aptos" w:cs="Aptos"/>
          </w:rPr>
          <w:t>s</w:t>
        </w:r>
      </w:ins>
      <w:ins w:author="BLASCO Andrea (JRC)" w:date="2026-04-30T13:15:00Z" w16du:dateUtc="2026-04-30T11:15:00Z" w:id="70">
        <w:r w:rsidR="008B4384">
          <w:rPr>
            <w:rFonts w:ascii="Aptos" w:hAnsi="Aptos" w:eastAsia="Aptos" w:cs="Aptos"/>
          </w:rPr>
          <w:t xml:space="preserve"> that the first column (“Control”) reports means and standard deviation, w</w:t>
        </w:r>
        <w:r w:rsidR="00B56C6E">
          <w:rPr>
            <w:rFonts w:ascii="Aptos" w:hAnsi="Aptos" w:eastAsia="Aptos" w:cs="Aptos"/>
          </w:rPr>
          <w:t xml:space="preserve">hile the other two columns </w:t>
        </w:r>
        <w:r w:rsidR="00003ED7">
          <w:rPr>
            <w:rFonts w:ascii="Aptos" w:hAnsi="Aptos" w:eastAsia="Aptos" w:cs="Aptos"/>
          </w:rPr>
          <w:t xml:space="preserve">present the </w:t>
        </w:r>
      </w:ins>
      <w:ins w:author="BLASCO Andrea (JRC)" w:date="2026-04-30T13:16:00Z" w16du:dateUtc="2026-04-30T11:16:00Z" w:id="71">
        <w:r w:rsidR="00076CE6">
          <w:rPr>
            <w:rFonts w:ascii="Aptos" w:hAnsi="Aptos" w:eastAsia="Aptos" w:cs="Aptos"/>
          </w:rPr>
          <w:t xml:space="preserve">mean </w:t>
        </w:r>
      </w:ins>
      <w:ins w:author="BLASCO Andrea (JRC)" w:date="2026-04-30T13:29:00Z" w16du:dateUtc="2026-04-30T11:29:00Z" w:id="72">
        <w:r w:rsidR="00FC266D">
          <w:rPr>
            <w:rFonts w:ascii="Aptos" w:hAnsi="Aptos" w:eastAsia="Aptos" w:cs="Aptos"/>
          </w:rPr>
          <w:t>differences between</w:t>
        </w:r>
      </w:ins>
      <w:ins w:author="BLASCO Andrea (JRC)" w:date="2026-04-30T13:16:00Z" w16du:dateUtc="2026-04-30T11:16:00Z" w:id="73">
        <w:r w:rsidR="00076CE6">
          <w:rPr>
            <w:rFonts w:ascii="Aptos" w:hAnsi="Aptos" w:eastAsia="Aptos" w:cs="Aptos"/>
          </w:rPr>
          <w:t xml:space="preserve"> the control and the other treatment groups</w:t>
        </w:r>
        <w:r w:rsidR="00E910C4">
          <w:rPr>
            <w:rFonts w:ascii="Aptos" w:hAnsi="Aptos" w:eastAsia="Aptos" w:cs="Aptos"/>
          </w:rPr>
          <w:t xml:space="preserve">, with </w:t>
        </w:r>
        <w:r w:rsidR="005D1940">
          <w:rPr>
            <w:rFonts w:ascii="Aptos" w:hAnsi="Aptos" w:eastAsia="Aptos" w:cs="Aptos"/>
          </w:rPr>
          <w:t xml:space="preserve">standardized </w:t>
        </w:r>
      </w:ins>
      <w:ins w:author="BLASCO Andrea (JRC)" w:date="2026-04-30T13:29:00Z" w16du:dateUtc="2026-04-30T11:29:00Z" w:id="74">
        <w:r w:rsidR="00FC266D">
          <w:rPr>
            <w:rFonts w:ascii="Aptos" w:hAnsi="Aptos" w:eastAsia="Aptos" w:cs="Aptos"/>
          </w:rPr>
          <w:t xml:space="preserve">mean </w:t>
        </w:r>
      </w:ins>
      <w:ins w:author="BLASCO Andrea (JRC)" w:date="2026-04-30T13:16:00Z" w16du:dateUtc="2026-04-30T11:16:00Z" w:id="75">
        <w:r w:rsidR="00826141">
          <w:rPr>
            <w:rFonts w:ascii="Aptos" w:hAnsi="Aptos" w:eastAsia="Aptos" w:cs="Aptos"/>
          </w:rPr>
          <w:t>d</w:t>
        </w:r>
        <w:r w:rsidR="00C33E43">
          <w:rPr>
            <w:rFonts w:ascii="Aptos" w:hAnsi="Aptos" w:eastAsia="Aptos" w:cs="Aptos"/>
          </w:rPr>
          <w:t>ifferences in square brackets.</w:t>
        </w:r>
      </w:ins>
    </w:p>
    <w:p w:rsidR="00AB1845" w:rsidP="54E34731" w:rsidRDefault="5349F789" w14:paraId="1E242A93" w14:textId="622936A1">
      <w:pPr>
        <w:spacing w:before="240" w:after="240"/>
      </w:pPr>
      <w:r w:rsidRPr="2F31D29A">
        <w:rPr>
          <w:rFonts w:ascii="Aptos" w:hAnsi="Aptos" w:eastAsia="Aptos" w:cs="Aptos"/>
          <w:b/>
          <w:bCs/>
        </w:rPr>
        <w:t xml:space="preserve">Reviewer #2: </w:t>
      </w:r>
      <w:r w:rsidRPr="2F31D29A">
        <w:rPr>
          <w:rFonts w:ascii="Aptos" w:hAnsi="Aptos" w:eastAsia="Aptos" w:cs="Aptos"/>
        </w:rPr>
        <w:t>Thank you for an interesting and timely paper. The implemented experimental design is careful, and the main findings of how most Europeans support proportional relocation as "fairest", and that information framing amplifies self-serving biases, are clearly communicated and empirically well-supported. The following comments are intended to strengthen the manuscript.</w:t>
      </w:r>
    </w:p>
    <w:p w:rsidR="00AB1845" w:rsidP="54E34731" w:rsidRDefault="5349F789" w14:paraId="74699BB3" w14:textId="48E0C2BF">
      <w:pPr>
        <w:spacing w:before="240" w:after="240"/>
      </w:pPr>
      <w:r w:rsidRPr="54E34731">
        <w:rPr>
          <w:rFonts w:ascii="Aptos" w:hAnsi="Aptos" w:eastAsia="Aptos" w:cs="Aptos"/>
        </w:rPr>
        <w:t>Analysis</w:t>
      </w:r>
    </w:p>
    <w:p w:rsidR="002E5E5F" w:rsidP="002E5E5F" w:rsidRDefault="5349F789" w14:paraId="672D49FF" w14:textId="303CDAA8">
      <w:pPr>
        <w:pStyle w:val="ListParagraph"/>
        <w:numPr>
          <w:ilvl w:val="0"/>
          <w:numId w:val="2"/>
        </w:numPr>
        <w:spacing w:before="240" w:after="240"/>
        <w:rPr>
          <w:ins w:author="Rossella Icardi" w:date="2026-04-20T20:03:00Z" w16du:dateUtc="2026-04-20T19:03:00Z" w:id="76"/>
          <w:rFonts w:ascii="Aptos" w:hAnsi="Aptos" w:eastAsia="Aptos" w:cs="Aptos"/>
        </w:rPr>
      </w:pPr>
      <w:r w:rsidRPr="54E34731">
        <w:rPr>
          <w:rFonts w:ascii="Aptos" w:hAnsi="Aptos" w:eastAsia="Aptos" w:cs="Aptos"/>
        </w:rPr>
        <w:t>Mechanism linking preferences to policy: The paper motivates the study by noting that "solidarity mechanisms rely on national political support." However, there is no theoretical framework explaining how individual fairness perceptions aggregate into policy outcomes, nor is there a discussion of compliance mechanisms for Member States. The paper would benefit from briefly situating individual preferences within the political economy of EU asylum governance. Relatedly, linking the collected survey data on fairness perceptions to political activity or voting behavior, even just using descriptive evidence, would strengthen the paper's policy relevance.</w:t>
      </w:r>
    </w:p>
    <w:p w:rsidR="00CB29E8" w:rsidRDefault="00FF0021" w14:paraId="533936DF" w14:textId="3ADFF435">
      <w:pPr>
        <w:spacing w:before="240" w:after="240"/>
        <w:rPr>
          <w:ins w:author="Rossella Icardi" w:date="2026-05-04T13:44:00Z" w16du:dateUtc="2026-05-04T12:44:00Z" w:id="77"/>
          <w:rFonts w:ascii="Aptos" w:hAnsi="Aptos" w:eastAsia="Aptos" w:cs="Aptos"/>
          <w:color w:val="EE0000"/>
        </w:rPr>
      </w:pPr>
      <w:ins w:author="BLASCO Andrea (JRC)" w:date="2026-04-22T14:47:00Z" w16du:dateUtc="2026-04-22T12:47:00Z" w:id="78">
        <w:r>
          <w:rPr>
            <w:rFonts w:ascii="Aptos" w:hAnsi="Aptos" w:eastAsia="Aptos" w:cs="Aptos"/>
            <w:color w:val="EE0000"/>
          </w:rPr>
          <w:t>@</w:t>
        </w:r>
        <w:r w:rsidRPr="003D501F" w:rsidR="00282DF4">
          <w:rPr>
            <w:rFonts w:ascii="Aptos" w:hAnsi="Aptos" w:eastAsia="Aptos" w:cs="Aptos"/>
            <w:color w:val="EE0000"/>
            <w:highlight w:val="yellow"/>
            <w:rPrChange w:author="Rossella Icardi" w:date="2026-04-30T17:50:00Z" w16du:dateUtc="2026-04-30T16:50:00Z" w:id="79">
              <w:rPr>
                <w:rFonts w:ascii="Aptos" w:hAnsi="Aptos" w:eastAsia="Aptos" w:cs="Aptos"/>
                <w:color w:val="EE0000"/>
              </w:rPr>
            </w:rPrChange>
          </w:rPr>
          <w:t xml:space="preserve">Rossella </w:t>
        </w:r>
        <w:del w:author="Rossella Icardi" w:date="2026-05-04T13:44:00Z" w16du:dateUtc="2026-05-04T12:44:00Z" w:id="80">
          <w:r w:rsidRPr="003D501F" w:rsidDel="00CB29E8" w:rsidR="00282DF4">
            <w:rPr>
              <w:rFonts w:ascii="Aptos" w:hAnsi="Aptos" w:eastAsia="Aptos" w:cs="Aptos"/>
              <w:color w:val="EE0000"/>
              <w:highlight w:val="yellow"/>
              <w:rPrChange w:author="Rossella Icardi" w:date="2026-04-30T17:50:00Z" w16du:dateUtc="2026-04-30T16:50:00Z" w:id="81">
                <w:rPr>
                  <w:rFonts w:ascii="Aptos" w:hAnsi="Aptos" w:eastAsia="Aptos" w:cs="Aptos"/>
                  <w:color w:val="EE0000"/>
                </w:rPr>
              </w:rPrChange>
            </w:rPr>
            <w:delText>--</w:delText>
          </w:r>
        </w:del>
      </w:ins>
      <w:ins w:author="Rossella Icardi" w:date="2026-05-04T13:44:00Z" w16du:dateUtc="2026-05-04T12:44:00Z" w:id="82">
        <w:r w:rsidR="00CB29E8">
          <w:rPr>
            <w:rFonts w:ascii="Aptos" w:hAnsi="Aptos" w:eastAsia="Aptos" w:cs="Aptos"/>
            <w:color w:val="EE0000"/>
            <w:highlight w:val="yellow"/>
          </w:rPr>
          <w:t>–</w:t>
        </w:r>
      </w:ins>
      <w:ins w:author="BLASCO Andrea (JRC)" w:date="2026-04-22T14:47:00Z" w16du:dateUtc="2026-04-22T12:47:00Z" w:id="83">
        <w:r w:rsidR="00282DF4">
          <w:rPr>
            <w:rFonts w:ascii="Aptos" w:hAnsi="Aptos" w:eastAsia="Aptos" w:cs="Aptos"/>
            <w:color w:val="EE0000"/>
          </w:rPr>
          <w:t xml:space="preserve"> </w:t>
        </w:r>
      </w:ins>
    </w:p>
    <w:p w:rsidR="00065D6A" w:rsidRDefault="00A0277F" w14:paraId="49416092" w14:textId="6D3CDEB8">
      <w:pPr>
        <w:spacing w:before="240" w:after="240"/>
        <w:rPr>
          <w:ins w:author="Rossella Icardi" w:date="2026-05-04T12:32:00Z" w16du:dateUtc="2026-05-04T11:32:00Z" w:id="84"/>
          <w:rFonts w:ascii="Aptos" w:hAnsi="Aptos" w:eastAsia="Aptos" w:cs="Aptos"/>
          <w:color w:val="EE0000"/>
        </w:rPr>
      </w:pPr>
      <w:r w:rsidRPr="002835CC">
        <w:rPr>
          <w:rFonts w:ascii="Aptos" w:hAnsi="Aptos" w:eastAsia="Aptos" w:cs="Aptos"/>
          <w:color w:val="EE0000"/>
          <w:rPrChange w:author="BLASCO Andrea (JRC)" w:date="2026-04-22T14:47:00Z" w16du:dateUtc="2026-04-22T12:47:00Z" w:id="85">
            <w:rPr>
              <w:rFonts w:ascii="Aptos" w:hAnsi="Aptos" w:eastAsia="Aptos" w:cs="Aptos"/>
            </w:rPr>
          </w:rPrChange>
        </w:rPr>
        <w:t xml:space="preserve">Thank you for this comment, we have now revised the paper by adding a </w:t>
      </w:r>
      <w:ins w:author="Rossella Icardi" w:date="2026-05-04T13:26:00Z" w16du:dateUtc="2026-05-04T12:26:00Z" w:id="86">
        <w:r w:rsidR="00996D80">
          <w:rPr>
            <w:rFonts w:ascii="Aptos" w:hAnsi="Aptos" w:eastAsia="Aptos" w:cs="Aptos"/>
            <w:color w:val="EE0000"/>
          </w:rPr>
          <w:t xml:space="preserve">discussion on the theoretical framework </w:t>
        </w:r>
      </w:ins>
      <w:ins w:author="Rossella Icardi" w:date="2026-05-04T13:27:00Z" w16du:dateUtc="2026-05-04T12:27:00Z" w:id="87">
        <w:r w:rsidR="00996D80">
          <w:rPr>
            <w:rFonts w:ascii="Aptos" w:hAnsi="Aptos" w:eastAsia="Aptos" w:cs="Aptos"/>
            <w:color w:val="EE0000"/>
          </w:rPr>
          <w:t xml:space="preserve">to be used to </w:t>
        </w:r>
        <w:r w:rsidR="00BF5C91">
          <w:rPr>
            <w:rFonts w:ascii="Aptos" w:hAnsi="Aptos" w:eastAsia="Aptos" w:cs="Aptos"/>
            <w:color w:val="EE0000"/>
          </w:rPr>
          <w:t xml:space="preserve">interpret the findings of the paper on </w:t>
        </w:r>
      </w:ins>
      <w:r w:rsidRPr="002835CC" w:rsidR="00F81932">
        <w:rPr>
          <w:rFonts w:ascii="Aptos" w:hAnsi="Aptos" w:eastAsia="Aptos" w:cs="Aptos"/>
          <w:color w:val="EE0000"/>
          <w:rPrChange w:author="BLASCO Andrea (JRC)" w:date="2026-04-22T14:47:00Z" w16du:dateUtc="2026-04-22T12:47:00Z" w:id="88">
            <w:rPr>
              <w:rFonts w:ascii="Aptos" w:hAnsi="Aptos" w:eastAsia="Aptos" w:cs="Aptos"/>
            </w:rPr>
          </w:rPrChange>
        </w:rPr>
        <w:t xml:space="preserve">page </w:t>
      </w:r>
      <w:r w:rsidRPr="002835CC" w:rsidR="00F80743">
        <w:rPr>
          <w:rFonts w:ascii="Aptos" w:hAnsi="Aptos" w:eastAsia="Aptos" w:cs="Aptos"/>
          <w:color w:val="EE0000"/>
          <w:rPrChange w:author="BLASCO Andrea (JRC)" w:date="2026-04-22T14:47:00Z" w16du:dateUtc="2026-04-22T12:47:00Z" w:id="89">
            <w:rPr>
              <w:rFonts w:ascii="Aptos" w:hAnsi="Aptos" w:eastAsia="Aptos" w:cs="Aptos"/>
            </w:rPr>
          </w:rPrChange>
        </w:rPr>
        <w:t>5</w:t>
      </w:r>
      <w:r w:rsidRPr="002835CC" w:rsidR="00F81932">
        <w:rPr>
          <w:rFonts w:ascii="Aptos" w:hAnsi="Aptos" w:eastAsia="Aptos" w:cs="Aptos"/>
          <w:color w:val="EE0000"/>
          <w:rPrChange w:author="BLASCO Andrea (JRC)" w:date="2026-04-22T14:47:00Z" w16du:dateUtc="2026-04-22T12:47:00Z" w:id="90">
            <w:rPr>
              <w:rFonts w:ascii="Aptos" w:hAnsi="Aptos" w:eastAsia="Aptos" w:cs="Aptos"/>
            </w:rPr>
          </w:rPrChange>
        </w:rPr>
        <w:t>. More specifically, we hav</w:t>
      </w:r>
      <w:r w:rsidRPr="002835CC" w:rsidR="00F80743">
        <w:rPr>
          <w:rFonts w:ascii="Aptos" w:hAnsi="Aptos" w:eastAsia="Aptos" w:cs="Aptos"/>
          <w:color w:val="EE0000"/>
          <w:rPrChange w:author="BLASCO Andrea (JRC)" w:date="2026-04-22T14:47:00Z" w16du:dateUtc="2026-04-22T12:47:00Z" w:id="91">
            <w:rPr>
              <w:rFonts w:ascii="Aptos" w:hAnsi="Aptos" w:eastAsia="Aptos" w:cs="Aptos"/>
            </w:rPr>
          </w:rPrChange>
        </w:rPr>
        <w:t xml:space="preserve">e </w:t>
      </w:r>
      <w:ins w:author="Rossella Icardi" w:date="2026-05-04T13:27:00Z" w16du:dateUtc="2026-05-04T12:27:00Z" w:id="92">
        <w:r w:rsidR="00BF5C91">
          <w:rPr>
            <w:rFonts w:ascii="Aptos" w:hAnsi="Aptos" w:eastAsia="Aptos" w:cs="Aptos"/>
            <w:color w:val="EE0000"/>
          </w:rPr>
          <w:t xml:space="preserve">explained that findings can be justified by </w:t>
        </w:r>
        <w:r w:rsidR="0038308C">
          <w:rPr>
            <w:rFonts w:ascii="Aptos" w:hAnsi="Aptos" w:eastAsia="Aptos" w:cs="Aptos"/>
            <w:color w:val="EE0000"/>
          </w:rPr>
          <w:t>using the E</w:t>
        </w:r>
      </w:ins>
      <w:r w:rsidRPr="002835CC" w:rsidR="00475D51">
        <w:rPr>
          <w:rFonts w:ascii="Aptos" w:hAnsi="Aptos" w:eastAsia="Aptos" w:cs="Aptos"/>
          <w:color w:val="EE0000"/>
          <w:rPrChange w:author="BLASCO Andrea (JRC)" w:date="2026-04-22T14:47:00Z" w16du:dateUtc="2026-04-22T12:47:00Z" w:id="93">
            <w:rPr>
              <w:rFonts w:ascii="Aptos" w:hAnsi="Aptos" w:eastAsia="Aptos" w:cs="Aptos"/>
            </w:rPr>
          </w:rPrChange>
        </w:rPr>
        <w:t xml:space="preserve">quity </w:t>
      </w:r>
      <w:del w:author="Rossella Icardi" w:date="2026-05-04T13:27:00Z" w16du:dateUtc="2026-05-04T12:27:00Z" w:id="94">
        <w:r w:rsidRPr="002835CC" w:rsidDel="0038308C" w:rsidR="00475D51">
          <w:rPr>
            <w:rFonts w:ascii="Aptos" w:hAnsi="Aptos" w:eastAsia="Aptos" w:cs="Aptos"/>
            <w:color w:val="EE0000"/>
            <w:rPrChange w:author="BLASCO Andrea (JRC)" w:date="2026-04-22T14:47:00Z" w16du:dateUtc="2026-04-22T12:47:00Z" w:id="95">
              <w:rPr>
                <w:rFonts w:ascii="Aptos" w:hAnsi="Aptos" w:eastAsia="Aptos" w:cs="Aptos"/>
              </w:rPr>
            </w:rPrChange>
          </w:rPr>
          <w:delText>theory</w:delText>
        </w:r>
        <w:r w:rsidDel="0038308C" w:rsidR="002C2794">
          <w:rPr>
            <w:rFonts w:ascii="Aptos" w:hAnsi="Aptos" w:eastAsia="Aptos" w:cs="Aptos"/>
            <w:color w:val="EE0000"/>
          </w:rPr>
          <w:delText xml:space="preserve"> </w:delText>
        </w:r>
      </w:del>
      <w:ins w:author="Rossella Icardi" w:date="2026-05-04T13:27:00Z" w16du:dateUtc="2026-05-04T12:27:00Z" w:id="96">
        <w:r w:rsidR="0038308C">
          <w:rPr>
            <w:rFonts w:ascii="Aptos" w:hAnsi="Aptos" w:eastAsia="Aptos" w:cs="Aptos"/>
            <w:color w:val="EE0000"/>
          </w:rPr>
          <w:t>T</w:t>
        </w:r>
        <w:r w:rsidRPr="002835CC" w:rsidR="0038308C">
          <w:rPr>
            <w:rFonts w:ascii="Aptos" w:hAnsi="Aptos" w:eastAsia="Aptos" w:cs="Aptos"/>
            <w:color w:val="EE0000"/>
            <w:rPrChange w:author="BLASCO Andrea (JRC)" w:date="2026-04-22T14:47:00Z" w16du:dateUtc="2026-04-22T12:47:00Z" w:id="97">
              <w:rPr>
                <w:rFonts w:ascii="Aptos" w:hAnsi="Aptos" w:eastAsia="Aptos" w:cs="Aptos"/>
              </w:rPr>
            </w:rPrChange>
          </w:rPr>
          <w:t>heory</w:t>
        </w:r>
        <w:r w:rsidR="0038308C">
          <w:rPr>
            <w:rFonts w:ascii="Aptos" w:hAnsi="Aptos" w:eastAsia="Aptos" w:cs="Aptos"/>
            <w:color w:val="EE0000"/>
          </w:rPr>
          <w:t xml:space="preserve"> </w:t>
        </w:r>
      </w:ins>
      <w:r w:rsidR="002C2794">
        <w:rPr>
          <w:rFonts w:ascii="Aptos" w:hAnsi="Aptos" w:eastAsia="Aptos" w:cs="Aptos"/>
          <w:color w:val="EE0000"/>
        </w:rPr>
        <w:t>as first presented by Adams (1965)</w:t>
      </w:r>
      <w:r w:rsidRPr="002835CC" w:rsidR="00475D51">
        <w:rPr>
          <w:rFonts w:ascii="Aptos" w:hAnsi="Aptos" w:eastAsia="Aptos" w:cs="Aptos"/>
          <w:color w:val="EE0000"/>
          <w:rPrChange w:author="BLASCO Andrea (JRC)" w:date="2026-04-22T14:47:00Z" w16du:dateUtc="2026-04-22T12:47:00Z" w:id="98">
            <w:rPr>
              <w:rFonts w:ascii="Aptos" w:hAnsi="Aptos" w:eastAsia="Aptos" w:cs="Aptos"/>
            </w:rPr>
          </w:rPrChange>
        </w:rPr>
        <w:t>.</w:t>
      </w:r>
    </w:p>
    <w:p w:rsidRPr="002A0EC6" w:rsidR="002A0EC6" w:rsidRDefault="002A0EC6" w14:paraId="4E66D726" w14:textId="3E4F9A4D">
      <w:pPr>
        <w:spacing w:before="240" w:after="240"/>
        <w:rPr>
          <w:rFonts w:ascii="Aptos" w:hAnsi="Aptos" w:eastAsia="Aptos" w:cs="Aptos"/>
          <w:color w:val="EE0000"/>
        </w:rPr>
      </w:pPr>
      <w:ins w:author="Rossella Icardi" w:date="2026-05-04T12:32:00Z" w16du:dateUtc="2026-05-04T11:32:00Z" w:id="99">
        <w:r>
          <w:rPr>
            <w:rFonts w:ascii="Aptos" w:hAnsi="Aptos" w:eastAsia="Aptos" w:cs="Aptos"/>
            <w:color w:val="EE0000"/>
            <w:lang w:val="en-GB"/>
          </w:rPr>
          <w:lastRenderedPageBreak/>
          <w:t xml:space="preserve">We have also strengthened the </w:t>
        </w:r>
        <w:r w:rsidRPr="002A0EC6">
          <w:rPr>
            <w:rFonts w:ascii="Aptos" w:hAnsi="Aptos" w:eastAsia="Aptos" w:cs="Aptos"/>
            <w:color w:val="EE0000"/>
            <w:lang w:val="en-GB"/>
            <w:rPrChange w:author="Rossella Icardi" w:date="2026-05-04T12:32:00Z" w16du:dateUtc="2026-05-04T11:32:00Z" w:id="100">
              <w:rPr>
                <w:rFonts w:ascii="Aptos" w:hAnsi="Aptos" w:eastAsia="Aptos" w:cs="Aptos"/>
                <w:strike/>
                <w:color w:val="EE0000"/>
                <w:lang w:val="en-GB"/>
              </w:rPr>
            </w:rPrChange>
          </w:rPr>
          <w:t xml:space="preserve">paper’s policy relevance by </w:t>
        </w:r>
        <w:r w:rsidRPr="002A0EC6">
          <w:rPr>
            <w:rFonts w:ascii="Aptos" w:hAnsi="Aptos" w:eastAsia="Aptos" w:cs="Aptos"/>
            <w:color w:val="EE0000"/>
            <w:lang w:val="en-GB"/>
            <w:rPrChange w:author="Rossella Icardi" w:date="2026-05-04T12:32:00Z" w16du:dateUtc="2026-05-04T11:32:00Z" w:id="101">
              <w:rPr>
                <w:rFonts w:ascii="Aptos" w:hAnsi="Aptos" w:eastAsia="Aptos" w:cs="Aptos"/>
                <w:strike/>
                <w:color w:val="EE0000"/>
                <w:highlight w:val="yellow"/>
                <w:lang w:val="en-GB"/>
              </w:rPr>
            </w:rPrChange>
          </w:rPr>
          <w:t>linking fairness perceptions to self-assessed position within a political spectrum</w:t>
        </w:r>
        <w:r w:rsidRPr="002A0EC6">
          <w:rPr>
            <w:rFonts w:ascii="Aptos" w:hAnsi="Aptos" w:eastAsia="Aptos" w:cs="Aptos"/>
            <w:color w:val="EE0000"/>
            <w:lang w:val="en-GB"/>
            <w:rPrChange w:author="Rossella Icardi" w:date="2026-05-04T12:32:00Z" w16du:dateUtc="2026-05-04T11:32:00Z" w:id="102">
              <w:rPr>
                <w:rFonts w:ascii="Aptos" w:hAnsi="Aptos" w:eastAsia="Aptos" w:cs="Aptos"/>
                <w:strike/>
                <w:color w:val="EE0000"/>
                <w:lang w:val="en-GB"/>
              </w:rPr>
            </w:rPrChange>
          </w:rPr>
          <w:t xml:space="preserve"> in a descriptive manner. We present these associations in Appendix </w:t>
        </w:r>
        <w:r w:rsidRPr="0038308C">
          <w:rPr>
            <w:rFonts w:ascii="Aptos" w:hAnsi="Aptos" w:eastAsia="Aptos" w:cs="Aptos"/>
            <w:color w:val="EE0000"/>
            <w:highlight w:val="yellow"/>
            <w:lang w:val="en-GB"/>
            <w:rPrChange w:author="Rossella Icardi" w:date="2026-05-04T13:28:00Z" w16du:dateUtc="2026-05-04T12:28:00Z" w:id="103">
              <w:rPr>
                <w:rFonts w:ascii="Aptos" w:hAnsi="Aptos" w:eastAsia="Aptos" w:cs="Aptos"/>
                <w:strike/>
                <w:color w:val="EE0000"/>
                <w:lang w:val="en-GB"/>
              </w:rPr>
            </w:rPrChange>
          </w:rPr>
          <w:t>xxx</w:t>
        </w:r>
        <w:r w:rsidRPr="002A0EC6">
          <w:rPr>
            <w:rFonts w:ascii="Aptos" w:hAnsi="Aptos" w:eastAsia="Aptos" w:cs="Aptos"/>
            <w:lang w:val="en-GB"/>
            <w:rPrChange w:author="Rossella Icardi" w:date="2026-05-04T12:32:00Z" w16du:dateUtc="2026-05-04T11:32:00Z" w:id="104">
              <w:rPr>
                <w:rFonts w:ascii="Aptos" w:hAnsi="Aptos" w:eastAsia="Aptos" w:cs="Aptos"/>
                <w:strike/>
                <w:lang w:val="en-GB"/>
              </w:rPr>
            </w:rPrChange>
          </w:rPr>
          <w:t>.</w:t>
        </w:r>
      </w:ins>
    </w:p>
    <w:p w:rsidR="00065D6A" w:rsidRDefault="00065D6A" w14:paraId="0471B460" w14:textId="77777777">
      <w:pPr>
        <w:spacing w:before="240" w:after="240"/>
        <w:rPr>
          <w:rFonts w:ascii="Aptos" w:hAnsi="Aptos" w:eastAsia="Aptos" w:cs="Aptos"/>
          <w:color w:val="EE0000"/>
        </w:rPr>
      </w:pPr>
    </w:p>
    <w:p w:rsidR="00065D6A" w:rsidRDefault="00065D6A" w14:paraId="32C772BC" w14:textId="335D3623">
      <w:pPr>
        <w:spacing w:before="240" w:after="240"/>
        <w:rPr>
          <w:rFonts w:ascii="Aptos" w:hAnsi="Aptos" w:eastAsia="Aptos" w:cs="Aptos"/>
          <w:color w:val="EE0000"/>
        </w:rPr>
      </w:pPr>
      <w:r>
        <w:rPr>
          <w:rFonts w:ascii="Aptos" w:hAnsi="Aptos" w:eastAsia="Aptos" w:cs="Aptos"/>
          <w:color w:val="EE0000"/>
        </w:rPr>
        <w:t>@</w:t>
      </w:r>
      <w:r w:rsidRPr="008A0BAD">
        <w:rPr>
          <w:rFonts w:ascii="Aptos" w:hAnsi="Aptos" w:eastAsia="Aptos" w:cs="Aptos"/>
          <w:color w:val="EE0000"/>
          <w:highlight w:val="yellow"/>
          <w:rPrChange w:author="Rossella Icardi" w:date="2026-05-04T12:31:00Z" w16du:dateUtc="2026-05-04T11:31:00Z" w:id="105">
            <w:rPr>
              <w:rFonts w:ascii="Aptos" w:hAnsi="Aptos" w:eastAsia="Aptos" w:cs="Aptos"/>
              <w:color w:val="EE0000"/>
            </w:rPr>
          </w:rPrChange>
        </w:rPr>
        <w:t>AB</w:t>
      </w:r>
      <w:r>
        <w:rPr>
          <w:rFonts w:ascii="Aptos" w:hAnsi="Aptos" w:eastAsia="Aptos" w:cs="Aptos"/>
          <w:color w:val="EE0000"/>
        </w:rPr>
        <w:t xml:space="preserve"> – add correlation in descriptive stats</w:t>
      </w:r>
      <w:r w:rsidR="007D7B2D">
        <w:rPr>
          <w:rFonts w:ascii="Aptos" w:hAnsi="Aptos" w:eastAsia="Aptos" w:cs="Aptos"/>
          <w:color w:val="EE0000"/>
        </w:rPr>
        <w:t xml:space="preserve"> </w:t>
      </w:r>
    </w:p>
    <w:p w:rsidRPr="002A0EC6" w:rsidR="00C71474" w:rsidP="002A0EC6" w:rsidRDefault="00F80743" w14:paraId="20E6C90C" w14:textId="2C50D4FF">
      <w:pPr>
        <w:spacing w:before="240" w:after="240"/>
        <w:rPr>
          <w:rFonts w:ascii="Aptos" w:hAnsi="Aptos" w:eastAsia="Aptos" w:cs="Aptos"/>
        </w:rPr>
      </w:pPr>
      <w:r w:rsidRPr="002835CC">
        <w:rPr>
          <w:rFonts w:ascii="Aptos" w:hAnsi="Aptos" w:eastAsia="Aptos" w:cs="Aptos"/>
          <w:color w:val="EE0000"/>
          <w:rPrChange w:author="BLASCO Andrea (JRC)" w:date="2026-04-22T14:47:00Z" w16du:dateUtc="2026-04-22T12:47:00Z" w:id="106">
            <w:rPr>
              <w:rFonts w:ascii="Aptos" w:hAnsi="Aptos" w:eastAsia="Aptos" w:cs="Aptos"/>
            </w:rPr>
          </w:rPrChange>
        </w:rPr>
        <w:t xml:space="preserve"> </w:t>
      </w:r>
    </w:p>
    <w:p w:rsidR="00A51E15" w:rsidP="00A51E15" w:rsidRDefault="5349F789" w14:paraId="012B7016" w14:textId="435A5B78">
      <w:pPr>
        <w:pStyle w:val="ListParagraph"/>
        <w:numPr>
          <w:ilvl w:val="0"/>
          <w:numId w:val="2"/>
        </w:numPr>
        <w:spacing w:before="240" w:after="240"/>
        <w:rPr>
          <w:ins w:author="Rossella Icardi" w:date="2026-04-20T20:02:00Z" w16du:dateUtc="2026-04-20T19:02:00Z" w:id="107"/>
          <w:rFonts w:ascii="Aptos" w:hAnsi="Aptos" w:eastAsia="Aptos" w:cs="Aptos"/>
        </w:rPr>
      </w:pPr>
      <w:r w:rsidRPr="54E34731">
        <w:rPr>
          <w:rFonts w:ascii="Aptos" w:hAnsi="Aptos" w:eastAsia="Aptos" w:cs="Aptos"/>
        </w:rPr>
        <w:t>Unpacking 'capacity' and 'fairness': The paper treats GDP and population as proxies for "capacity," and uses a rank question to elicit "fairness." Yet "capacity" likely means very different things to different respondents — some may think in terms of economic resources, others in terms of institutions, housing, labor market absorption, or cultural readiness. Similarly, respondents may conflate "fairness of the mechanism" with "fairness of the outcomes," or with the perceived desirability of outcomes. The paper should more clearly differentiate between these interpretations and discuss what the fairness ranking question actually captures, acknowledging the ambiguity.</w:t>
      </w:r>
    </w:p>
    <w:p w:rsidR="00CB29E8" w:rsidP="009B4F7D" w:rsidRDefault="00DD09B1" w14:paraId="51E5536B" w14:textId="485EC794">
      <w:pPr>
        <w:spacing w:before="240" w:after="240"/>
        <w:rPr>
          <w:ins w:author="Rossella Icardi" w:date="2026-05-04T13:45:00Z" w16du:dateUtc="2026-05-04T12:45:00Z" w:id="108"/>
          <w:rFonts w:ascii="Aptos" w:hAnsi="Aptos" w:eastAsia="Aptos" w:cs="Aptos"/>
          <w:color w:val="EE0000"/>
          <w:lang w:val="en-GB"/>
        </w:rPr>
      </w:pPr>
      <w:ins w:author="Rossella Icardi" w:date="2026-04-22T13:49:00Z" w16du:dateUtc="2026-04-22T12:49:00Z" w:id="109">
        <w:r>
          <w:rPr>
            <w:rFonts w:ascii="Aptos" w:hAnsi="Aptos" w:eastAsia="Aptos" w:cs="Aptos"/>
            <w:color w:val="EE0000"/>
            <w:lang w:val="en-GB"/>
          </w:rPr>
          <w:t xml:space="preserve">@Rossella </w:t>
        </w:r>
      </w:ins>
      <w:ins w:author="Rossella Icardi" w:date="2026-05-04T13:45:00Z" w16du:dateUtc="2026-05-04T12:45:00Z" w:id="110">
        <w:r w:rsidR="00CB29E8">
          <w:rPr>
            <w:rFonts w:ascii="Aptos" w:hAnsi="Aptos" w:eastAsia="Aptos" w:cs="Aptos"/>
            <w:color w:val="EE0000"/>
            <w:lang w:val="en-GB"/>
          </w:rPr>
          <w:t>–</w:t>
        </w:r>
      </w:ins>
      <w:ins w:author="Rossella Icardi" w:date="2026-04-22T13:49:00Z" w16du:dateUtc="2026-04-22T12:49:00Z" w:id="111">
        <w:r>
          <w:rPr>
            <w:rFonts w:ascii="Aptos" w:hAnsi="Aptos" w:eastAsia="Aptos" w:cs="Aptos"/>
            <w:color w:val="EE0000"/>
            <w:lang w:val="en-GB"/>
          </w:rPr>
          <w:t xml:space="preserve"> </w:t>
        </w:r>
      </w:ins>
    </w:p>
    <w:p w:rsidR="002C10EA" w:rsidDel="00EB7AE6" w:rsidP="009B4F7D" w:rsidRDefault="002C10EA" w14:paraId="1065C70A" w14:textId="34EF0D7D">
      <w:pPr>
        <w:spacing w:before="240" w:after="240"/>
        <w:rPr>
          <w:del w:author="Rossella Icardi" w:date="2026-04-30T17:50:00Z" w16du:dateUtc="2026-04-30T16:50:00Z" w:id="112"/>
          <w:rFonts w:ascii="Aptos" w:hAnsi="Aptos" w:eastAsia="Aptos" w:cs="Aptos"/>
          <w:color w:val="EE0000"/>
          <w:lang w:val="en-GB"/>
        </w:rPr>
      </w:pPr>
      <w:r w:rsidRPr="007F25F6">
        <w:rPr>
          <w:rFonts w:ascii="Aptos" w:hAnsi="Aptos" w:eastAsia="Aptos" w:cs="Aptos"/>
          <w:color w:val="EE0000"/>
          <w:lang w:val="en-GB"/>
        </w:rPr>
        <w:t xml:space="preserve">Thank you for this comment. We agree that </w:t>
      </w:r>
      <w:r w:rsidR="000B6E03">
        <w:rPr>
          <w:rFonts w:ascii="Aptos" w:hAnsi="Aptos" w:eastAsia="Aptos" w:cs="Aptos"/>
          <w:color w:val="EE0000"/>
          <w:lang w:val="en-GB"/>
        </w:rPr>
        <w:t>‘</w:t>
      </w:r>
      <w:r w:rsidRPr="007F25F6">
        <w:rPr>
          <w:rFonts w:ascii="Aptos" w:hAnsi="Aptos" w:eastAsia="Aptos" w:cs="Aptos"/>
          <w:color w:val="EE0000"/>
          <w:lang w:val="en-GB"/>
        </w:rPr>
        <w:t>capacity</w:t>
      </w:r>
      <w:r w:rsidR="000B6E03">
        <w:rPr>
          <w:rFonts w:ascii="Aptos" w:hAnsi="Aptos" w:eastAsia="Aptos" w:cs="Aptos"/>
          <w:color w:val="EE0000"/>
          <w:lang w:val="en-GB"/>
        </w:rPr>
        <w:t>’</w:t>
      </w:r>
      <w:r w:rsidRPr="007F25F6">
        <w:rPr>
          <w:rFonts w:ascii="Aptos" w:hAnsi="Aptos" w:eastAsia="Aptos" w:cs="Aptos"/>
          <w:color w:val="EE0000"/>
          <w:lang w:val="en-GB"/>
        </w:rPr>
        <w:t xml:space="preserve"> </w:t>
      </w:r>
      <w:r w:rsidRPr="007F25F6" w:rsidR="00180B39">
        <w:rPr>
          <w:rFonts w:ascii="Aptos" w:hAnsi="Aptos" w:eastAsia="Aptos" w:cs="Aptos"/>
          <w:color w:val="EE0000"/>
          <w:lang w:val="en-GB"/>
        </w:rPr>
        <w:t xml:space="preserve">may have different meanings </w:t>
      </w:r>
      <w:r w:rsidRPr="007F25F6">
        <w:rPr>
          <w:rFonts w:ascii="Aptos" w:hAnsi="Aptos" w:eastAsia="Aptos" w:cs="Aptos"/>
          <w:color w:val="EE0000"/>
          <w:lang w:val="en-GB"/>
        </w:rPr>
        <w:t xml:space="preserve">and that respondents may interpret </w:t>
      </w:r>
      <w:r w:rsidR="002D21EF">
        <w:rPr>
          <w:rFonts w:ascii="Aptos" w:hAnsi="Aptos" w:eastAsia="Aptos" w:cs="Aptos"/>
          <w:color w:val="EE0000"/>
          <w:lang w:val="en-GB"/>
        </w:rPr>
        <w:t>that</w:t>
      </w:r>
      <w:r w:rsidRPr="007F25F6">
        <w:rPr>
          <w:rFonts w:ascii="Aptos" w:hAnsi="Aptos" w:eastAsia="Aptos" w:cs="Aptos"/>
          <w:color w:val="EE0000"/>
          <w:lang w:val="en-GB"/>
        </w:rPr>
        <w:t xml:space="preserve"> in heterogeneous ways. </w:t>
      </w:r>
      <w:r w:rsidR="00152A2F">
        <w:rPr>
          <w:rFonts w:ascii="Aptos" w:hAnsi="Aptos" w:eastAsia="Aptos" w:cs="Aptos"/>
          <w:color w:val="EE0000"/>
          <w:lang w:val="en-GB"/>
        </w:rPr>
        <w:t xml:space="preserve">Therefore, we have now revised the manuscript </w:t>
      </w:r>
      <w:r w:rsidRPr="007F25F6">
        <w:rPr>
          <w:rFonts w:ascii="Aptos" w:hAnsi="Aptos" w:eastAsia="Aptos" w:cs="Aptos"/>
          <w:color w:val="EE0000"/>
          <w:lang w:val="en-GB"/>
        </w:rPr>
        <w:t xml:space="preserve">to acknowledge this ambiguity explicitly and </w:t>
      </w:r>
      <w:r w:rsidR="00152A2F">
        <w:rPr>
          <w:rFonts w:ascii="Aptos" w:hAnsi="Aptos" w:eastAsia="Aptos" w:cs="Aptos"/>
          <w:color w:val="EE0000"/>
          <w:lang w:val="en-GB"/>
        </w:rPr>
        <w:t xml:space="preserve">added reasons as to why we have used </w:t>
      </w:r>
      <w:r w:rsidR="00077C1B">
        <w:rPr>
          <w:rFonts w:ascii="Aptos" w:hAnsi="Aptos" w:eastAsia="Aptos" w:cs="Aptos"/>
          <w:color w:val="EE0000"/>
          <w:lang w:val="en-GB"/>
        </w:rPr>
        <w:t>it in this context. The terms capacity is often used in policy debates as</w:t>
      </w:r>
      <w:r w:rsidR="009B4F7D">
        <w:rPr>
          <w:rFonts w:ascii="Aptos" w:hAnsi="Aptos" w:eastAsia="Aptos" w:cs="Aptos"/>
          <w:color w:val="EE0000"/>
          <w:lang w:val="en-GB"/>
        </w:rPr>
        <w:t xml:space="preserve"> well as because it is easy to compare across countries. These changes are implemented on page 8.</w:t>
      </w:r>
    </w:p>
    <w:p w:rsidRPr="002C10EA" w:rsidR="00580654" w:rsidRDefault="00580654" w14:paraId="7435CB78" w14:textId="77777777">
      <w:pPr>
        <w:spacing w:before="240" w:after="240"/>
        <w:rPr>
          <w:ins w:author="Rossella Icardi" w:date="2026-04-29T16:29:00Z" w16du:dateUtc="2026-04-29T15:29:00Z" w:id="113"/>
          <w:rFonts w:ascii="Aptos" w:hAnsi="Aptos" w:eastAsia="Aptos" w:cs="Aptos"/>
          <w:lang w:val="en-GB"/>
          <w:rPrChange w:author="Rossella Icardi" w:date="2026-04-21T23:09:00Z" w16du:dateUtc="2026-04-21T22:09:00Z" w:id="114">
            <w:rPr>
              <w:ins w:author="Rossella Icardi" w:date="2026-04-29T16:29:00Z" w16du:dateUtc="2026-04-29T15:29:00Z" w:id="115"/>
              <w:rFonts w:ascii="Aptos" w:hAnsi="Aptos" w:eastAsia="Aptos" w:cs="Aptos"/>
            </w:rPr>
          </w:rPrChange>
        </w:rPr>
      </w:pPr>
    </w:p>
    <w:p w:rsidRPr="00A51E15" w:rsidR="002C10EA" w:rsidP="007F25F6" w:rsidRDefault="002C10EA" w14:paraId="39ED45CC" w14:textId="77777777">
      <w:pPr>
        <w:spacing w:before="240" w:after="240"/>
        <w:rPr>
          <w:rFonts w:ascii="Aptos" w:hAnsi="Aptos" w:eastAsia="Aptos" w:cs="Aptos"/>
          <w:rPrChange w:author="Rossella Icardi" w:date="2026-04-20T20:02:00Z" w16du:dateUtc="2026-04-20T19:02:00Z" w:id="116">
            <w:rPr/>
          </w:rPrChange>
        </w:rPr>
      </w:pPr>
    </w:p>
    <w:p w:rsidR="00AB1845" w:rsidP="54E34731" w:rsidRDefault="5349F789" w14:paraId="2CD833F7" w14:textId="0373ABB3">
      <w:pPr>
        <w:pStyle w:val="ListParagraph"/>
        <w:numPr>
          <w:ilvl w:val="0"/>
          <w:numId w:val="2"/>
        </w:numPr>
        <w:spacing w:before="240" w:after="240"/>
        <w:rPr>
          <w:ins w:author="Rossella Icardi" w:date="2026-04-21T23:13:00Z" w16du:dateUtc="2026-04-21T22:13:00Z" w:id="117"/>
          <w:rFonts w:ascii="Aptos" w:hAnsi="Aptos" w:eastAsia="Aptos" w:cs="Aptos"/>
        </w:rPr>
      </w:pPr>
      <w:commentRangeStart w:id="118"/>
      <w:commentRangeStart w:id="119"/>
      <w:r w:rsidRPr="54E34731">
        <w:rPr>
          <w:rFonts w:ascii="Aptos" w:hAnsi="Aptos" w:eastAsia="Aptos" w:cs="Aptos"/>
        </w:rPr>
        <w:t>Priors about policy consequences</w:t>
      </w:r>
      <w:commentRangeEnd w:id="118"/>
      <w:r w:rsidRPr="54E34731" w:rsidR="008722E0">
        <w:rPr>
          <w:rStyle w:val="CommentReference"/>
          <w:rFonts w:ascii="Aptos" w:hAnsi="Aptos" w:eastAsia="Aptos" w:cs="Aptos"/>
          <w:sz w:val="24"/>
          <w:szCs w:val="24"/>
        </w:rPr>
        <w:commentReference w:id="118"/>
      </w:r>
      <w:commentRangeEnd w:id="119"/>
      <w:r>
        <w:rPr>
          <w:rStyle w:val="CommentReference"/>
        </w:rPr>
        <w:commentReference w:id="119"/>
      </w:r>
      <w:r w:rsidRPr="54E34731">
        <w:rPr>
          <w:rFonts w:ascii="Aptos" w:hAnsi="Aptos" w:eastAsia="Aptos" w:cs="Aptos"/>
        </w:rPr>
        <w:t xml:space="preserve">: The paper compares informed respondents to uninformed respondents, but people are not blank slates. Respondents may hold strong prior beliefs </w:t>
      </w:r>
      <w:r w:rsidRPr="00480510">
        <w:rPr>
          <w:rFonts w:ascii="Aptos" w:hAnsi="Aptos" w:eastAsia="Aptos" w:cs="Aptos"/>
          <w:highlight w:val="yellow"/>
          <w:u w:val="single"/>
          <w:rPrChange w:author="BLASCO Andrea (JRC)" w:date="2026-04-22T14:54:00Z" w16du:dateUtc="2026-04-22T12:54:00Z" w:id="120">
            <w:rPr>
              <w:rFonts w:ascii="Aptos" w:hAnsi="Aptos" w:eastAsia="Aptos" w:cs="Aptos"/>
            </w:rPr>
          </w:rPrChange>
        </w:rPr>
        <w:t>about the consequences of relocation</w:t>
      </w:r>
      <w:r w:rsidRPr="54E34731">
        <w:rPr>
          <w:rFonts w:ascii="Aptos" w:hAnsi="Aptos" w:eastAsia="Aptos" w:cs="Aptos"/>
        </w:rPr>
        <w:t xml:space="preserve">, especially in high-salience countries like Germany and Greece. These priors </w:t>
      </w:r>
      <w:r w:rsidRPr="00125087">
        <w:rPr>
          <w:rFonts w:ascii="Aptos" w:hAnsi="Aptos" w:eastAsia="Aptos" w:cs="Aptos"/>
          <w:u w:val="single"/>
          <w:rPrChange w:author="BLASCO Andrea (JRC)" w:date="2026-04-22T14:51:00Z" w16du:dateUtc="2026-04-22T12:51:00Z" w:id="121">
            <w:rPr>
              <w:rFonts w:ascii="Aptos" w:hAnsi="Aptos" w:eastAsia="Aptos" w:cs="Aptos"/>
            </w:rPr>
          </w:rPrChange>
        </w:rPr>
        <w:t>could confound the treatment effects</w:t>
      </w:r>
      <w:r w:rsidRPr="54E34731">
        <w:rPr>
          <w:rFonts w:ascii="Aptos" w:hAnsi="Aptos" w:eastAsia="Aptos" w:cs="Aptos"/>
        </w:rPr>
        <w:t>. The authors should discuss whether the survey collected information on pre-treatment beliefs, and, if so, whether controlling for these beliefs alters the main results.</w:t>
      </w:r>
    </w:p>
    <w:p w:rsidRPr="004D2BD8" w:rsidR="007E7153" w:rsidP="005B6C0C" w:rsidRDefault="0026213E" w14:paraId="30A25923" w14:textId="3C30E5D7">
      <w:pPr>
        <w:spacing w:before="240" w:after="240"/>
        <w:ind w:left="360"/>
        <w:rPr>
          <w:rFonts w:ascii="Aptos" w:hAnsi="Aptos" w:eastAsia="Aptos" w:cs="Aptos"/>
          <w:color w:val="EE0000"/>
        </w:rPr>
      </w:pPr>
      <w:r>
        <w:rPr>
          <w:rFonts w:ascii="Aptos" w:hAnsi="Aptos" w:eastAsia="Aptos" w:cs="Aptos"/>
          <w:color w:val="EE0000"/>
        </w:rPr>
        <w:lastRenderedPageBreak/>
        <w:t xml:space="preserve">@AB --- </w:t>
      </w:r>
      <w:r w:rsidR="008F7145">
        <w:rPr>
          <w:rFonts w:ascii="Aptos" w:hAnsi="Aptos" w:eastAsia="Aptos" w:cs="Aptos"/>
          <w:color w:val="EE0000"/>
        </w:rPr>
        <w:t>Heterogeneity by country</w:t>
      </w:r>
      <w:r w:rsidR="00462923">
        <w:rPr>
          <w:rFonts w:ascii="Aptos" w:hAnsi="Aptos" w:eastAsia="Aptos" w:cs="Aptos"/>
          <w:color w:val="EE0000"/>
        </w:rPr>
        <w:t>. I</w:t>
      </w:r>
      <w:r w:rsidR="00F753A3">
        <w:rPr>
          <w:rFonts w:ascii="Aptos" w:hAnsi="Aptos" w:eastAsia="Aptos" w:cs="Aptos"/>
          <w:color w:val="EE0000"/>
        </w:rPr>
        <w:t>t does not confound</w:t>
      </w:r>
      <w:r w:rsidR="003416B6">
        <w:rPr>
          <w:rFonts w:ascii="Aptos" w:hAnsi="Aptos" w:eastAsia="Aptos" w:cs="Aptos"/>
          <w:color w:val="EE0000"/>
        </w:rPr>
        <w:t xml:space="preserve"> the effects. </w:t>
      </w:r>
      <w:r w:rsidR="00554997">
        <w:rPr>
          <w:rFonts w:ascii="Aptos" w:hAnsi="Aptos" w:eastAsia="Aptos" w:cs="Aptos"/>
          <w:color w:val="EE0000"/>
        </w:rPr>
        <w:t xml:space="preserve">We don’t </w:t>
      </w:r>
      <w:r w:rsidR="00E811C0">
        <w:rPr>
          <w:rFonts w:ascii="Aptos" w:hAnsi="Aptos" w:eastAsia="Aptos" w:cs="Aptos"/>
          <w:color w:val="EE0000"/>
        </w:rPr>
        <w:t>have info about beliefs</w:t>
      </w:r>
      <w:r w:rsidR="001A5B45">
        <w:rPr>
          <w:rFonts w:ascii="Aptos" w:hAnsi="Aptos" w:eastAsia="Aptos" w:cs="Aptos"/>
          <w:color w:val="EE0000"/>
        </w:rPr>
        <w:t xml:space="preserve"> </w:t>
      </w:r>
      <w:r w:rsidR="00CF6761">
        <w:rPr>
          <w:rFonts w:ascii="Aptos" w:hAnsi="Aptos" w:eastAsia="Aptos" w:cs="Aptos"/>
          <w:color w:val="EE0000"/>
        </w:rPr>
        <w:t xml:space="preserve">the consequences of </w:t>
      </w:r>
      <w:r w:rsidR="00AE3B75">
        <w:rPr>
          <w:rFonts w:ascii="Aptos" w:hAnsi="Aptos" w:eastAsia="Aptos" w:cs="Aptos"/>
          <w:color w:val="EE0000"/>
        </w:rPr>
        <w:t>relocation</w:t>
      </w:r>
      <w:r w:rsidR="00945CFE">
        <w:rPr>
          <w:rFonts w:ascii="Aptos" w:hAnsi="Aptos" w:eastAsia="Aptos" w:cs="Aptos"/>
          <w:color w:val="EE0000"/>
        </w:rPr>
        <w:t>.</w:t>
      </w:r>
      <w:r w:rsidR="00E811C0">
        <w:rPr>
          <w:rFonts w:ascii="Aptos" w:hAnsi="Aptos" w:eastAsia="Aptos" w:cs="Aptos"/>
          <w:color w:val="EE0000"/>
        </w:rPr>
        <w:t xml:space="preserve"> </w:t>
      </w:r>
      <w:r w:rsidR="007A3431">
        <w:rPr>
          <w:rFonts w:ascii="Aptos" w:hAnsi="Aptos" w:eastAsia="Aptos" w:cs="Aptos"/>
          <w:color w:val="EE0000"/>
        </w:rPr>
        <w:t xml:space="preserve">It would have been interesting to […] measure the change in beliefs. </w:t>
      </w:r>
      <w:r w:rsidR="003416B6">
        <w:rPr>
          <w:rFonts w:ascii="Aptos" w:hAnsi="Aptos" w:eastAsia="Aptos" w:cs="Aptos"/>
          <w:color w:val="EE0000"/>
        </w:rPr>
        <w:t>But we</w:t>
      </w:r>
      <w:r w:rsidR="004D5090">
        <w:rPr>
          <w:rFonts w:ascii="Aptos" w:hAnsi="Aptos" w:eastAsia="Aptos" w:cs="Aptos"/>
          <w:color w:val="EE0000"/>
        </w:rPr>
        <w:t xml:space="preserve"> consider </w:t>
      </w:r>
      <w:r w:rsidR="00945CFE">
        <w:rPr>
          <w:rFonts w:ascii="Aptos" w:hAnsi="Aptos" w:eastAsia="Aptos" w:cs="Aptos"/>
          <w:color w:val="EE0000"/>
        </w:rPr>
        <w:t>un</w:t>
      </w:r>
      <w:r w:rsidR="007B7BC7">
        <w:rPr>
          <w:rFonts w:ascii="Aptos" w:hAnsi="Aptos" w:eastAsia="Aptos" w:cs="Aptos"/>
          <w:color w:val="EE0000"/>
        </w:rPr>
        <w:t>bserved at country</w:t>
      </w:r>
      <w:r w:rsidR="00464ECF">
        <w:rPr>
          <w:rFonts w:ascii="Aptos" w:hAnsi="Aptos" w:eastAsia="Aptos" w:cs="Aptos"/>
          <w:color w:val="EE0000"/>
        </w:rPr>
        <w:t xml:space="preserve"> and education</w:t>
      </w:r>
      <w:r w:rsidR="007B7BC7">
        <w:rPr>
          <w:rFonts w:ascii="Aptos" w:hAnsi="Aptos" w:eastAsia="Aptos" w:cs="Aptos"/>
          <w:color w:val="EE0000"/>
        </w:rPr>
        <w:t>, which als ocapture</w:t>
      </w:r>
      <w:r w:rsidR="002C0E4E">
        <w:rPr>
          <w:rFonts w:ascii="Aptos" w:hAnsi="Aptos" w:eastAsia="Aptos" w:cs="Aptos"/>
          <w:color w:val="EE0000"/>
        </w:rPr>
        <w:t xml:space="preserve"> beliefs</w:t>
      </w:r>
      <w:r w:rsidR="000F37FB">
        <w:rPr>
          <w:rFonts w:ascii="Aptos" w:hAnsi="Aptos" w:eastAsia="Aptos" w:cs="Aptos"/>
          <w:color w:val="EE0000"/>
        </w:rPr>
        <w:t xml:space="preserve"> </w:t>
      </w:r>
      <w:r w:rsidR="007B7BC7">
        <w:rPr>
          <w:rFonts w:ascii="Aptos" w:hAnsi="Aptos" w:eastAsia="Aptos" w:cs="Aptos"/>
          <w:color w:val="EE0000"/>
        </w:rPr>
        <w:t xml:space="preserve">on </w:t>
      </w:r>
      <w:r w:rsidR="000F37FB">
        <w:rPr>
          <w:rFonts w:ascii="Aptos" w:hAnsi="Aptos" w:eastAsia="Aptos" w:cs="Aptos"/>
          <w:color w:val="EE0000"/>
        </w:rPr>
        <w:t>unobserved….</w:t>
      </w:r>
      <w:r w:rsidR="003416B6">
        <w:rPr>
          <w:rFonts w:ascii="Aptos" w:hAnsi="Aptos" w:eastAsia="Aptos" w:cs="Aptos"/>
          <w:color w:val="EE0000"/>
        </w:rPr>
        <w:t xml:space="preserve"> </w:t>
      </w:r>
      <w:r w:rsidR="009A42AD">
        <w:rPr>
          <w:rFonts w:ascii="Aptos" w:hAnsi="Aptos" w:eastAsia="Aptos" w:cs="Aptos"/>
          <w:color w:val="EE0000"/>
        </w:rPr>
        <w:t>explcitily model heterge</w:t>
      </w:r>
      <w:r w:rsidR="00B62E7C">
        <w:rPr>
          <w:rFonts w:ascii="Aptos" w:hAnsi="Aptos" w:eastAsia="Aptos" w:cs="Aptos"/>
          <w:color w:val="EE0000"/>
        </w:rPr>
        <w:t xml:space="preserve">inety of the effects, by country. </w:t>
      </w:r>
      <w:r w:rsidR="00CD5DA5">
        <w:rPr>
          <w:rFonts w:ascii="Aptos" w:hAnsi="Aptos" w:eastAsia="Aptos" w:cs="Aptos"/>
          <w:color w:val="EE0000"/>
        </w:rPr>
        <w:t>Allowing Treatments to vary by country. Our anyl</w:t>
      </w:r>
      <w:r w:rsidR="00E51DE8">
        <w:rPr>
          <w:rFonts w:ascii="Aptos" w:hAnsi="Aptos" w:eastAsia="Aptos" w:cs="Aptos"/>
          <w:color w:val="EE0000"/>
        </w:rPr>
        <w:t>i</w:t>
      </w:r>
      <w:r w:rsidR="00CD5DA5">
        <w:rPr>
          <w:rFonts w:ascii="Aptos" w:hAnsi="Aptos" w:eastAsia="Aptos" w:cs="Aptos"/>
          <w:color w:val="EE0000"/>
        </w:rPr>
        <w:t>sis shows that […]</w:t>
      </w:r>
      <w:r w:rsidR="007411FE">
        <w:rPr>
          <w:rFonts w:ascii="Aptos" w:hAnsi="Aptos" w:eastAsia="Aptos" w:cs="Aptos"/>
          <w:color w:val="EE0000"/>
        </w:rPr>
        <w:t xml:space="preserve">. </w:t>
      </w:r>
      <w:r w:rsidR="00190C80">
        <w:rPr>
          <w:rFonts w:ascii="Aptos" w:hAnsi="Aptos" w:eastAsia="Aptos" w:cs="Aptos"/>
          <w:color w:val="EE0000"/>
        </w:rPr>
        <w:t xml:space="preserve">We also </w:t>
      </w:r>
      <w:r w:rsidR="0020048D">
        <w:rPr>
          <w:rFonts w:ascii="Aptos" w:hAnsi="Aptos" w:eastAsia="Aptos" w:cs="Aptos"/>
          <w:color w:val="EE0000"/>
        </w:rPr>
        <w:t xml:space="preserve">control for education, which could be </w:t>
      </w:r>
      <w:r w:rsidR="00C45B68">
        <w:rPr>
          <w:rFonts w:ascii="Aptos" w:hAnsi="Aptos" w:eastAsia="Aptos" w:cs="Aptos"/>
          <w:color w:val="EE0000"/>
        </w:rPr>
        <w:t xml:space="preserve">associated with </w:t>
      </w:r>
      <w:r w:rsidR="00135C85">
        <w:rPr>
          <w:rFonts w:ascii="Aptos" w:hAnsi="Aptos" w:eastAsia="Aptos" w:cs="Aptos"/>
          <w:color w:val="EE0000"/>
        </w:rPr>
        <w:t>how informed</w:t>
      </w:r>
      <w:r w:rsidR="00DF16FF">
        <w:rPr>
          <w:rFonts w:ascii="Aptos" w:hAnsi="Aptos" w:eastAsia="Aptos" w:cs="Aptos"/>
          <w:color w:val="EE0000"/>
        </w:rPr>
        <w:t xml:space="preserve"> </w:t>
      </w:r>
      <w:r w:rsidR="00941358">
        <w:rPr>
          <w:rFonts w:ascii="Aptos" w:hAnsi="Aptos" w:eastAsia="Aptos" w:cs="Aptos"/>
          <w:color w:val="EE0000"/>
        </w:rPr>
        <w:t>they are […]</w:t>
      </w:r>
      <w:r w:rsidR="00211264">
        <w:rPr>
          <w:rFonts w:ascii="Aptos" w:hAnsi="Aptos" w:eastAsia="Aptos" w:cs="Aptos"/>
          <w:color w:val="EE0000"/>
        </w:rPr>
        <w:t xml:space="preserve">. </w:t>
      </w:r>
      <w:r w:rsidR="00896CC1">
        <w:rPr>
          <w:rFonts w:ascii="Aptos" w:hAnsi="Aptos" w:eastAsia="Aptos" w:cs="Aptos"/>
          <w:color w:val="EE0000"/>
        </w:rPr>
        <w:t>We modify d</w:t>
      </w:r>
      <w:r w:rsidR="00B47027">
        <w:rPr>
          <w:rFonts w:ascii="Aptos" w:hAnsi="Aptos" w:eastAsia="Aptos" w:cs="Aptos"/>
          <w:color w:val="EE0000"/>
        </w:rPr>
        <w:t xml:space="preserve">iscussion highlight these </w:t>
      </w:r>
      <w:r w:rsidR="00124F70">
        <w:rPr>
          <w:rFonts w:ascii="Aptos" w:hAnsi="Aptos" w:eastAsia="Aptos" w:cs="Aptos"/>
          <w:color w:val="EE0000"/>
        </w:rPr>
        <w:t>points more</w:t>
      </w:r>
      <w:r w:rsidR="00A363CE">
        <w:rPr>
          <w:rFonts w:ascii="Aptos" w:hAnsi="Aptos" w:eastAsia="Aptos" w:cs="Aptos"/>
          <w:color w:val="EE0000"/>
        </w:rPr>
        <w:t xml:space="preserve"> […]</w:t>
      </w:r>
    </w:p>
    <w:p w:rsidRPr="00EE79E8" w:rsidR="00295709" w:rsidP="00EE79E8" w:rsidRDefault="204D4163" w14:paraId="04317864" w14:textId="73370844">
      <w:pPr>
        <w:pStyle w:val="ListParagraph"/>
        <w:numPr>
          <w:ilvl w:val="0"/>
          <w:numId w:val="2"/>
        </w:numPr>
        <w:spacing w:before="240" w:after="240"/>
        <w:rPr>
          <w:rFonts w:ascii="Aptos" w:hAnsi="Aptos" w:eastAsia="Aptos" w:cs="Aptos"/>
        </w:rPr>
      </w:pPr>
      <w:r w:rsidRPr="6733B548">
        <w:rPr>
          <w:rFonts w:ascii="Aptos" w:hAnsi="Aptos" w:eastAsia="Aptos" w:cs="Aptos"/>
        </w:rPr>
        <w:t xml:space="preserve">Self-serving bias vs. capacity concerns: The framing of cross-country differences in fairness rankings as evidence of self-serving bias does not sufficiently rule out the possibility that respondents in "net receiver" countries genuinely believe their country is already at capacity. If respondents think their country bears a disproportionate burden because of existing institutional or economic constraints, ranking no-relocation as fair may reflect </w:t>
      </w:r>
      <w:r w:rsidRPr="00DB6DAD">
        <w:rPr>
          <w:rFonts w:ascii="Aptos" w:hAnsi="Aptos" w:eastAsia="Aptos" w:cs="Aptos"/>
          <w:highlight w:val="yellow"/>
          <w:rPrChange w:author="BLASCO Andrea (JRC)" w:date="2026-04-22T14:57:00Z" w16du:dateUtc="2026-04-22T12:57:00Z" w:id="122">
            <w:rPr>
              <w:rFonts w:ascii="Aptos" w:hAnsi="Aptos" w:eastAsia="Aptos" w:cs="Aptos"/>
            </w:rPr>
          </w:rPrChange>
        </w:rPr>
        <w:t>capacity concerns</w:t>
      </w:r>
      <w:r w:rsidRPr="6733B548">
        <w:rPr>
          <w:rFonts w:ascii="Aptos" w:hAnsi="Aptos" w:eastAsia="Aptos" w:cs="Aptos"/>
        </w:rPr>
        <w:t xml:space="preserve"> rather than self-interest per se. </w:t>
      </w:r>
      <w:commentRangeStart w:id="123"/>
      <w:commentRangeStart w:id="124"/>
      <w:r w:rsidRPr="6733B548">
        <w:rPr>
          <w:rFonts w:ascii="Aptos" w:hAnsi="Aptos" w:eastAsia="Aptos" w:cs="Aptos"/>
        </w:rPr>
        <w:t>The authors should address this alternative interpretation explicitly, perhaps by exploring whether such patterns hold after controlling for respondents' perceived integration capacity or views on institutional readiness.</w:t>
      </w:r>
      <w:commentRangeEnd w:id="123"/>
      <w:r w:rsidRPr="00EE79E8" w:rsidR="5349F789">
        <w:rPr>
          <w:rStyle w:val="CommentReference"/>
          <w:rFonts w:ascii="Aptos" w:hAnsi="Aptos" w:eastAsia="Aptos" w:cs="Aptos"/>
          <w:sz w:val="24"/>
          <w:szCs w:val="24"/>
        </w:rPr>
        <w:commentReference w:id="123"/>
      </w:r>
      <w:commentRangeEnd w:id="124"/>
      <w:r>
        <w:rPr>
          <w:rStyle w:val="CommentReference"/>
        </w:rPr>
        <w:commentReference w:id="124"/>
      </w:r>
    </w:p>
    <w:p w:rsidR="00DB6DAD" w:rsidDel="001C4361" w:rsidP="00DB6DAD" w:rsidRDefault="00D915DA" w14:paraId="0F600230" w14:textId="117DF6E4">
      <w:pPr>
        <w:spacing w:before="240" w:after="240"/>
        <w:rPr>
          <w:ins w:author="BLASCO Andrea (JRC)" w:date="2026-04-22T14:57:00Z" w16du:dateUtc="2026-04-22T12:57:00Z" w:id="125"/>
          <w:del w:author="Rossella Icardi" w:date="2026-05-04T13:32:00Z" w16du:dateUtc="2026-05-04T12:32:00Z" w:id="126"/>
          <w:rFonts w:ascii="Aptos" w:hAnsi="Aptos" w:eastAsia="Aptos" w:cs="Aptos"/>
        </w:rPr>
      </w:pPr>
      <w:commentRangeStart w:id="127"/>
      <w:ins w:author="Rossella Icardi" w:date="2026-05-04T13:30:00Z" w16du:dateUtc="2026-05-04T12:30:00Z" w:id="128">
        <w:r>
          <w:rPr>
            <w:rFonts w:ascii="Aptos" w:hAnsi="Aptos" w:eastAsia="Aptos" w:cs="Aptos"/>
          </w:rPr>
          <w:t>Thank you for this comment</w:t>
        </w:r>
      </w:ins>
      <w:ins w:author="Rossella Icardi" w:date="2026-05-04T13:33:00Z" w16du:dateUtc="2026-05-04T12:33:00Z" w:id="129">
        <w:commentRangeEnd w:id="127"/>
        <w:r w:rsidR="00C7001E">
          <w:rPr>
            <w:rStyle w:val="CommentReference"/>
          </w:rPr>
          <w:commentReference w:id="127"/>
        </w:r>
      </w:ins>
      <w:ins w:author="Rossella Icardi" w:date="2026-05-04T13:30:00Z" w16du:dateUtc="2026-05-04T12:30:00Z" w:id="130">
        <w:r>
          <w:rPr>
            <w:rFonts w:ascii="Aptos" w:hAnsi="Aptos" w:eastAsia="Aptos" w:cs="Aptos"/>
          </w:rPr>
          <w:t>, we understand your observation</w:t>
        </w:r>
        <w:r w:rsidR="00DF49F2">
          <w:rPr>
            <w:rFonts w:ascii="Aptos" w:hAnsi="Aptos" w:eastAsia="Aptos" w:cs="Aptos"/>
          </w:rPr>
          <w:t xml:space="preserve"> and we have added a reference t</w:t>
        </w:r>
      </w:ins>
      <w:ins w:author="Rossella Icardi" w:date="2026-05-04T13:31:00Z" w16du:dateUtc="2026-05-04T12:31:00Z" w:id="131">
        <w:r w:rsidR="00DF49F2">
          <w:rPr>
            <w:rFonts w:ascii="Aptos" w:hAnsi="Aptos" w:eastAsia="Aptos" w:cs="Aptos"/>
          </w:rPr>
          <w:t xml:space="preserve">o this point in the discussion. However, </w:t>
        </w:r>
      </w:ins>
      <w:ins w:author="Rossella Icardi" w:date="2026-05-04T13:32:00Z" w16du:dateUtc="2026-05-04T12:32:00Z" w:id="132">
        <w:r w:rsidR="001C4361">
          <w:rPr>
            <w:rFonts w:ascii="Aptos" w:hAnsi="Aptos" w:eastAsia="Aptos" w:cs="Aptos"/>
          </w:rPr>
          <w:t>w</w:t>
        </w:r>
        <w:r w:rsidRPr="001C4361" w:rsidR="001C4361">
          <w:rPr>
            <w:rFonts w:ascii="Aptos" w:hAnsi="Aptos" w:eastAsia="Aptos" w:cs="Aptos"/>
          </w:rPr>
          <w:t>hile alternative explanations exist—such as perceptions of relative national "capacity" or other country-specific advantages—these are likely less prevalent factors. A self-serving bias provides a more parsimonious explanation for the observed patterns and remains fundamentally consistent with our pre-registered hypotheses.</w:t>
        </w:r>
      </w:ins>
    </w:p>
    <w:p w:rsidRPr="00FA783B" w:rsidR="006E7111" w:rsidRDefault="002F76D9" w14:paraId="1AD693B3" w14:textId="49C13AA5">
      <w:pPr>
        <w:pStyle w:val="ListParagraph"/>
        <w:numPr>
          <w:ilvl w:val="0"/>
          <w:numId w:val="4"/>
        </w:numPr>
        <w:spacing w:before="240" w:after="240"/>
        <w:ind w:left="0"/>
        <w:rPr>
          <w:ins w:author="BLASCO Andrea (JRC)" w:date="2026-04-22T14:58:00Z" w16du:dateUtc="2026-04-22T12:58:00Z" w:id="133"/>
          <w:rFonts w:ascii="Aptos" w:hAnsi="Aptos" w:eastAsia="Aptos" w:cs="Aptos"/>
          <w:color w:val="EE0000"/>
          <w:rPrChange w:author="BLASCO Andrea (JRC)" w:date="2026-04-22T15:01:00Z" w16du:dateUtc="2026-04-22T13:01:00Z" w:id="134">
            <w:rPr>
              <w:ins w:author="BLASCO Andrea (JRC)" w:date="2026-04-22T14:58:00Z" w16du:dateUtc="2026-04-22T12:58:00Z" w:id="135"/>
            </w:rPr>
          </w:rPrChange>
        </w:rPr>
        <w:pPrChange w:author="BLASCO Andrea (JRC)" w:date="2026-04-22T14:58:00Z" w16du:dateUtc="2026-04-22T12:58:00Z" w:id="136">
          <w:pPr>
            <w:spacing w:before="240" w:after="240"/>
          </w:pPr>
        </w:pPrChange>
      </w:pPr>
      <w:commentRangeStart w:id="137"/>
      <w:ins w:author="BLASCO Andrea (JRC)" w:date="2026-04-22T14:58:00Z" w16du:dateUtc="2026-04-22T12:58:00Z" w:id="138">
        <w:r w:rsidRPr="00FA783B">
          <w:rPr>
            <w:rFonts w:ascii="Aptos" w:hAnsi="Aptos" w:eastAsia="Aptos" w:cs="Aptos"/>
            <w:color w:val="EE0000"/>
            <w:rPrChange w:author="BLASCO Andrea (JRC)" w:date="2026-04-22T15:01:00Z" w16du:dateUtc="2026-04-22T13:01:00Z" w:id="139">
              <w:rPr>
                <w:rFonts w:ascii="Aptos" w:hAnsi="Aptos" w:eastAsia="Aptos" w:cs="Aptos"/>
              </w:rPr>
            </w:rPrChange>
          </w:rPr>
          <w:t xml:space="preserve">Soften </w:t>
        </w:r>
        <w:r w:rsidRPr="00FA783B" w:rsidR="006E7111">
          <w:rPr>
            <w:rFonts w:ascii="Aptos" w:hAnsi="Aptos" w:eastAsia="Aptos" w:cs="Aptos"/>
            <w:color w:val="EE0000"/>
            <w:rPrChange w:author="BLASCO Andrea (JRC)" w:date="2026-04-22T15:01:00Z" w16du:dateUtc="2026-04-22T13:01:00Z" w:id="140">
              <w:rPr>
                <w:rFonts w:ascii="Aptos" w:hAnsi="Aptos" w:eastAsia="Aptos" w:cs="Aptos"/>
              </w:rPr>
            </w:rPrChange>
          </w:rPr>
          <w:t xml:space="preserve">Self-serving </w:t>
        </w:r>
        <w:r w:rsidRPr="00FA783B" w:rsidR="0089539B">
          <w:rPr>
            <w:rFonts w:ascii="Aptos" w:hAnsi="Aptos" w:eastAsia="Aptos" w:cs="Aptos"/>
            <w:color w:val="EE0000"/>
            <w:rPrChange w:author="BLASCO Andrea (JRC)" w:date="2026-04-22T15:01:00Z" w16du:dateUtc="2026-04-22T13:01:00Z" w:id="141">
              <w:rPr>
                <w:rFonts w:ascii="Aptos" w:hAnsi="Aptos" w:eastAsia="Aptos" w:cs="Aptos"/>
              </w:rPr>
            </w:rPrChange>
          </w:rPr>
          <w:t>bias interpretation</w:t>
        </w:r>
        <w:r w:rsidRPr="00FA783B" w:rsidR="00BE3CDF">
          <w:rPr>
            <w:rFonts w:ascii="Aptos" w:hAnsi="Aptos" w:eastAsia="Aptos" w:cs="Aptos"/>
            <w:color w:val="EE0000"/>
            <w:rPrChange w:author="BLASCO Andrea (JRC)" w:date="2026-04-22T15:01:00Z" w16du:dateUtc="2026-04-22T13:01:00Z" w:id="142">
              <w:rPr>
                <w:rFonts w:ascii="Aptos" w:hAnsi="Aptos" w:eastAsia="Aptos" w:cs="Aptos"/>
              </w:rPr>
            </w:rPrChange>
          </w:rPr>
          <w:t xml:space="preserve">; </w:t>
        </w:r>
      </w:ins>
      <w:commentRangeEnd w:id="137"/>
      <w:r w:rsidR="00C7001E">
        <w:rPr>
          <w:rStyle w:val="CommentReference"/>
        </w:rPr>
        <w:commentReference w:id="137"/>
      </w:r>
    </w:p>
    <w:p w:rsidRPr="00FA783B" w:rsidR="00020FC0" w:rsidDel="001C4361" w:rsidRDefault="003C73A4" w14:paraId="16ACFBD5" w14:textId="5125E81F">
      <w:pPr>
        <w:pStyle w:val="ListParagraph"/>
        <w:numPr>
          <w:ilvl w:val="2"/>
          <w:numId w:val="4"/>
        </w:numPr>
        <w:spacing w:before="240" w:after="240"/>
        <w:ind w:left="0"/>
        <w:rPr>
          <w:ins w:author="BLASCO Andrea (JRC)" w:date="2026-04-22T14:59:00Z" w16du:dateUtc="2026-04-22T12:59:00Z" w:id="143"/>
          <w:del w:author="Rossella Icardi" w:date="2026-05-04T13:33:00Z" w16du:dateUtc="2026-05-04T12:33:00Z" w:id="144"/>
          <w:rFonts w:ascii="Aptos" w:hAnsi="Aptos" w:eastAsia="Aptos" w:cs="Aptos"/>
          <w:color w:val="EE0000"/>
          <w:rPrChange w:author="BLASCO Andrea (JRC)" w:date="2026-04-22T15:01:00Z" w16du:dateUtc="2026-04-22T13:01:00Z" w:id="145">
            <w:rPr>
              <w:ins w:author="BLASCO Andrea (JRC)" w:date="2026-04-22T14:59:00Z" w16du:dateUtc="2026-04-22T12:59:00Z" w:id="146"/>
              <w:del w:author="Rossella Icardi" w:date="2026-05-04T13:33:00Z" w16du:dateUtc="2026-05-04T12:33:00Z" w:id="147"/>
              <w:rFonts w:ascii="Aptos" w:hAnsi="Aptos" w:eastAsia="Aptos" w:cs="Aptos"/>
            </w:rPr>
          </w:rPrChange>
        </w:rPr>
        <w:pPrChange w:author="BLASCO Andrea (JRC)" w:date="2026-04-22T15:01:00Z" w16du:dateUtc="2026-04-22T13:01:00Z" w:id="148">
          <w:pPr>
            <w:pStyle w:val="ListParagraph"/>
            <w:numPr>
              <w:numId w:val="4"/>
            </w:numPr>
            <w:spacing w:before="240" w:after="240"/>
            <w:ind w:left="0" w:hanging="360"/>
          </w:pPr>
        </w:pPrChange>
      </w:pPr>
      <w:ins w:author="BLASCO Andrea (JRC)" w:date="2026-04-22T15:01:00Z" w16du:dateUtc="2026-04-22T13:01:00Z" w:id="149">
        <w:del w:author="Rossella Icardi" w:date="2026-05-04T13:33:00Z" w16du:dateUtc="2026-05-04T12:33:00Z" w:id="150">
          <w:r w:rsidRPr="00FA783B" w:rsidDel="001C4361">
            <w:rPr>
              <w:rFonts w:ascii="Aptos" w:hAnsi="Aptos" w:eastAsia="Aptos" w:cs="Aptos"/>
              <w:color w:val="EE0000"/>
              <w:rPrChange w:author="BLASCO Andrea (JRC)" w:date="2026-04-22T15:01:00Z" w16du:dateUtc="2026-04-22T13:01:00Z" w:id="151">
                <w:rPr>
                  <w:rFonts w:ascii="Aptos" w:hAnsi="Aptos" w:eastAsia="Aptos" w:cs="Aptos"/>
                </w:rPr>
              </w:rPrChange>
            </w:rPr>
            <w:delText xml:space="preserve">Fo rexample: </w:delText>
          </w:r>
        </w:del>
      </w:ins>
      <w:ins w:author="BLASCO Andrea (JRC)" w:date="2026-04-22T14:58:00Z" w16du:dateUtc="2026-04-22T12:58:00Z" w:id="152">
        <w:del w:author="Rossella Icardi" w:date="2026-05-04T13:33:00Z" w16du:dateUtc="2026-05-04T12:33:00Z" w:id="153">
          <w:r w:rsidRPr="00FA783B" w:rsidDel="001C4361" w:rsidR="00867AD9">
            <w:rPr>
              <w:rFonts w:ascii="Aptos" w:hAnsi="Aptos" w:eastAsia="Aptos" w:cs="Aptos"/>
              <w:color w:val="EE0000"/>
              <w:rPrChange w:author="BLASCO Andrea (JRC)" w:date="2026-04-22T15:01:00Z" w16du:dateUtc="2026-04-22T13:01:00Z" w:id="154">
                <w:rPr>
                  <w:rFonts w:ascii="Aptos" w:hAnsi="Aptos" w:eastAsia="Aptos" w:cs="Aptos"/>
                </w:rPr>
              </w:rPrChange>
            </w:rPr>
            <w:delText xml:space="preserve">Yet, also </w:delText>
          </w:r>
          <w:r w:rsidRPr="00FA783B" w:rsidDel="001C4361" w:rsidR="002D583C">
            <w:rPr>
              <w:rFonts w:ascii="Aptos" w:hAnsi="Aptos" w:eastAsia="Aptos" w:cs="Aptos"/>
              <w:color w:val="EE0000"/>
              <w:rPrChange w:author="BLASCO Andrea (JRC)" w:date="2026-04-22T15:01:00Z" w16du:dateUtc="2026-04-22T13:01:00Z" w:id="155">
                <w:rPr>
                  <w:rFonts w:ascii="Aptos" w:hAnsi="Aptos" w:eastAsia="Aptos" w:cs="Aptos"/>
                </w:rPr>
              </w:rPrChange>
            </w:rPr>
            <w:delText xml:space="preserve">self-serving </w:delText>
          </w:r>
          <w:r w:rsidRPr="00FA783B" w:rsidDel="001C4361" w:rsidR="00C17A7A">
            <w:rPr>
              <w:rFonts w:ascii="Aptos" w:hAnsi="Aptos" w:eastAsia="Aptos" w:cs="Aptos"/>
              <w:color w:val="EE0000"/>
              <w:rPrChange w:author="BLASCO Andrea (JRC)" w:date="2026-04-22T15:01:00Z" w16du:dateUtc="2026-04-22T13:01:00Z" w:id="156">
                <w:rPr>
                  <w:rFonts w:ascii="Aptos" w:hAnsi="Aptos" w:eastAsia="Aptos" w:cs="Aptos"/>
                </w:rPr>
              </w:rPrChange>
            </w:rPr>
            <w:delText>because of “capacity” or because of “other advantage</w:delText>
          </w:r>
        </w:del>
      </w:ins>
      <w:ins w:author="BLASCO Andrea (JRC)" w:date="2026-04-22T14:59:00Z" w16du:dateUtc="2026-04-22T12:59:00Z" w:id="157">
        <w:del w:author="Rossella Icardi" w:date="2026-05-04T13:33:00Z" w16du:dateUtc="2026-05-04T12:33:00Z" w:id="158">
          <w:r w:rsidRPr="00FA783B" w:rsidDel="001C4361" w:rsidR="00020FC0">
            <w:rPr>
              <w:rFonts w:ascii="Aptos" w:hAnsi="Aptos" w:eastAsia="Aptos" w:cs="Aptos"/>
              <w:color w:val="EE0000"/>
              <w:rPrChange w:author="BLASCO Andrea (JRC)" w:date="2026-04-22T15:01:00Z" w16du:dateUtc="2026-04-22T13:01:00Z" w:id="159">
                <w:rPr>
                  <w:rFonts w:ascii="Aptos" w:hAnsi="Aptos" w:eastAsia="Aptos" w:cs="Aptos"/>
                </w:rPr>
              </w:rPrChange>
            </w:rPr>
            <w:delText>”</w:delText>
          </w:r>
          <w:r w:rsidRPr="00FA783B" w:rsidDel="001C4361" w:rsidR="00B07051">
            <w:rPr>
              <w:rFonts w:ascii="Aptos" w:hAnsi="Aptos" w:eastAsia="Aptos" w:cs="Aptos"/>
              <w:color w:val="EE0000"/>
              <w:rPrChange w:author="BLASCO Andrea (JRC)" w:date="2026-04-22T15:01:00Z" w16du:dateUtc="2026-04-22T13:01:00Z" w:id="160">
                <w:rPr>
                  <w:rFonts w:ascii="Aptos" w:hAnsi="Aptos" w:eastAsia="Aptos" w:cs="Aptos"/>
                </w:rPr>
              </w:rPrChange>
            </w:rPr>
            <w:delText xml:space="preserve"> </w:delText>
          </w:r>
        </w:del>
      </w:ins>
      <w:ins w:author="BLASCO Andrea (JRC)" w:date="2026-04-22T15:00:00Z" w16du:dateUtc="2026-04-22T13:00:00Z" w:id="161">
        <w:del w:author="Rossella Icardi" w:date="2026-05-04T13:33:00Z" w16du:dateUtc="2026-05-04T12:33:00Z" w:id="162">
          <w:r w:rsidRPr="00FA783B" w:rsidDel="001C4361" w:rsidR="00DA61FE">
            <w:rPr>
              <w:rFonts w:ascii="Aptos" w:hAnsi="Aptos" w:eastAsia="Aptos" w:cs="Aptos"/>
              <w:color w:val="EE0000"/>
              <w:rPrChange w:author="BLASCO Andrea (JRC)" w:date="2026-04-22T15:01:00Z" w16du:dateUtc="2026-04-22T13:01:00Z" w:id="163">
                <w:rPr>
                  <w:rFonts w:ascii="Aptos" w:hAnsi="Aptos" w:eastAsia="Aptos" w:cs="Aptos"/>
                </w:rPr>
              </w:rPrChange>
            </w:rPr>
            <w:delText>(</w:delText>
          </w:r>
          <w:r w:rsidRPr="00FA783B" w:rsidDel="001C4361" w:rsidR="00DC7FD4">
            <w:rPr>
              <w:rFonts w:ascii="Aptos" w:hAnsi="Aptos" w:eastAsia="Aptos" w:cs="Aptos"/>
              <w:color w:val="EE0000"/>
              <w:rPrChange w:author="BLASCO Andrea (JRC)" w:date="2026-04-22T15:01:00Z" w16du:dateUtc="2026-04-22T13:01:00Z" w:id="164">
                <w:rPr>
                  <w:rFonts w:ascii="Aptos" w:hAnsi="Aptos" w:eastAsia="Aptos" w:cs="Aptos"/>
                </w:rPr>
              </w:rPrChange>
            </w:rPr>
            <w:delText>my country vs other country is better)</w:delText>
          </w:r>
        </w:del>
      </w:ins>
      <w:ins w:author="BLASCO Andrea (JRC)" w:date="2026-04-22T15:01:00Z" w16du:dateUtc="2026-04-22T13:01:00Z" w:id="165">
        <w:del w:author="Rossella Icardi" w:date="2026-05-04T13:33:00Z" w16du:dateUtc="2026-05-04T12:33:00Z" w:id="166">
          <w:r w:rsidRPr="00FA783B" w:rsidDel="001C4361">
            <w:rPr>
              <w:rFonts w:ascii="Aptos" w:hAnsi="Aptos" w:eastAsia="Aptos" w:cs="Aptos"/>
              <w:color w:val="EE0000"/>
              <w:rPrChange w:author="BLASCO Andrea (JRC)" w:date="2026-04-22T15:01:00Z" w16du:dateUtc="2026-04-22T13:01:00Z" w:id="167">
                <w:rPr>
                  <w:rFonts w:ascii="Aptos" w:hAnsi="Aptos" w:eastAsia="Aptos" w:cs="Aptos"/>
                </w:rPr>
              </w:rPrChange>
            </w:rPr>
            <w:delText xml:space="preserve">. But we </w:delText>
          </w:r>
          <w:r w:rsidRPr="00FA783B" w:rsidDel="001C4361" w:rsidR="000D5443">
            <w:rPr>
              <w:rFonts w:ascii="Aptos" w:hAnsi="Aptos" w:eastAsia="Aptos" w:cs="Aptos"/>
              <w:color w:val="EE0000"/>
              <w:rPrChange w:author="BLASCO Andrea (JRC)" w:date="2026-04-22T15:01:00Z" w16du:dateUtc="2026-04-22T13:01:00Z" w:id="168">
                <w:rPr>
                  <w:rFonts w:ascii="Aptos" w:hAnsi="Aptos" w:eastAsia="Aptos" w:cs="Aptos"/>
                </w:rPr>
              </w:rPrChange>
            </w:rPr>
            <w:delText xml:space="preserve">believe these are less </w:delText>
          </w:r>
          <w:r w:rsidRPr="00FA783B" w:rsidDel="001C4361" w:rsidR="00FB36DC">
            <w:rPr>
              <w:rFonts w:ascii="Aptos" w:hAnsi="Aptos" w:eastAsia="Aptos" w:cs="Aptos"/>
              <w:color w:val="EE0000"/>
              <w:rPrChange w:author="BLASCO Andrea (JRC)" w:date="2026-04-22T15:01:00Z" w16du:dateUtc="2026-04-22T13:01:00Z" w:id="169">
                <w:rPr>
                  <w:rFonts w:ascii="Aptos" w:hAnsi="Aptos" w:eastAsia="Aptos" w:cs="Aptos"/>
                </w:rPr>
              </w:rPrChange>
            </w:rPr>
            <w:delText>pre</w:delText>
          </w:r>
          <w:r w:rsidRPr="00FA783B" w:rsidDel="001C4361" w:rsidR="00CE4C85">
            <w:rPr>
              <w:rFonts w:ascii="Aptos" w:hAnsi="Aptos" w:eastAsia="Aptos" w:cs="Aptos"/>
              <w:color w:val="EE0000"/>
              <w:rPrChange w:author="BLASCO Andrea (JRC)" w:date="2026-04-22T15:01:00Z" w16du:dateUtc="2026-04-22T13:01:00Z" w:id="170">
                <w:rPr>
                  <w:rFonts w:ascii="Aptos" w:hAnsi="Aptos" w:eastAsia="Aptos" w:cs="Aptos"/>
                </w:rPr>
              </w:rPrChange>
            </w:rPr>
            <w:delText xml:space="preserve">valent. </w:delText>
          </w:r>
          <w:r w:rsidRPr="00FA783B" w:rsidDel="001C4361" w:rsidR="00F57958">
            <w:rPr>
              <w:rFonts w:ascii="Aptos" w:hAnsi="Aptos" w:eastAsia="Aptos" w:cs="Aptos"/>
              <w:color w:val="EE0000"/>
              <w:rPrChange w:author="BLASCO Andrea (JRC)" w:date="2026-04-22T15:01:00Z" w16du:dateUtc="2026-04-22T13:01:00Z" w:id="171">
                <w:rPr>
                  <w:rFonts w:ascii="Aptos" w:hAnsi="Aptos" w:eastAsia="Aptos" w:cs="Aptos"/>
                </w:rPr>
              </w:rPrChange>
            </w:rPr>
            <w:delText xml:space="preserve">Self-serving is more parsimonious </w:delText>
          </w:r>
          <w:r w:rsidRPr="00FA783B" w:rsidDel="001C4361" w:rsidR="00547313">
            <w:rPr>
              <w:rFonts w:ascii="Aptos" w:hAnsi="Aptos" w:eastAsia="Aptos" w:cs="Aptos"/>
              <w:color w:val="EE0000"/>
              <w:rPrChange w:author="BLASCO Andrea (JRC)" w:date="2026-04-22T15:01:00Z" w16du:dateUtc="2026-04-22T13:01:00Z" w:id="172">
                <w:rPr>
                  <w:rFonts w:ascii="Aptos" w:hAnsi="Aptos" w:eastAsia="Aptos" w:cs="Aptos"/>
                </w:rPr>
              </w:rPrChange>
            </w:rPr>
            <w:delText>explanation</w:delText>
          </w:r>
        </w:del>
      </w:ins>
      <w:ins w:author="BLASCO Andrea (JRC)" w:date="2026-04-22T15:02:00Z" w16du:dateUtc="2026-04-22T13:02:00Z" w:id="173">
        <w:del w:author="Rossella Icardi" w:date="2026-05-04T13:33:00Z" w16du:dateUtc="2026-05-04T12:33:00Z" w:id="174">
          <w:r w:rsidDel="001C4361" w:rsidR="00315A05">
            <w:rPr>
              <w:rFonts w:ascii="Aptos" w:hAnsi="Aptos" w:eastAsia="Aptos" w:cs="Aptos"/>
              <w:color w:val="EE0000"/>
            </w:rPr>
            <w:delText xml:space="preserve"> and is consis</w:delText>
          </w:r>
        </w:del>
        <w:del w:author="Rossella Icardi" w:date="2026-05-04T13:30:00Z" w16du:dateUtc="2026-05-04T12:30:00Z" w:id="175">
          <w:r w:rsidDel="003F15FC" w:rsidR="00315A05">
            <w:rPr>
              <w:rFonts w:ascii="Aptos" w:hAnsi="Aptos" w:eastAsia="Aptos" w:cs="Aptos"/>
              <w:color w:val="EE0000"/>
            </w:rPr>
            <w:delText>n</w:delText>
          </w:r>
        </w:del>
        <w:del w:author="Rossella Icardi" w:date="2026-05-04T13:33:00Z" w16du:dateUtc="2026-05-04T12:33:00Z" w:id="176">
          <w:r w:rsidDel="001C4361" w:rsidR="00315A05">
            <w:rPr>
              <w:rFonts w:ascii="Aptos" w:hAnsi="Aptos" w:eastAsia="Aptos" w:cs="Aptos"/>
              <w:color w:val="EE0000"/>
            </w:rPr>
            <w:delText>tent with p</w:delText>
          </w:r>
        </w:del>
      </w:ins>
      <w:ins w:author="BLASCO Andrea (JRC)" w:date="2026-04-22T15:01:00Z" w16du:dateUtc="2026-04-22T13:01:00Z" w:id="177">
        <w:del w:author="Rossella Icardi" w:date="2026-05-04T13:33:00Z" w16du:dateUtc="2026-05-04T12:33:00Z" w:id="178">
          <w:r w:rsidDel="001C4361" w:rsidR="00FA783B">
            <w:rPr>
              <w:rFonts w:ascii="Aptos" w:hAnsi="Aptos" w:eastAsia="Aptos" w:cs="Aptos"/>
              <w:color w:val="EE0000"/>
            </w:rPr>
            <w:delText>re-registere</w:delText>
          </w:r>
        </w:del>
      </w:ins>
      <w:ins w:author="BLASCO Andrea (JRC)" w:date="2026-04-22T15:02:00Z" w16du:dateUtc="2026-04-22T13:02:00Z" w:id="179">
        <w:del w:author="Rossella Icardi" w:date="2026-05-04T13:33:00Z" w16du:dateUtc="2026-05-04T12:33:00Z" w:id="180">
          <w:r w:rsidDel="001C4361" w:rsidR="00FA783B">
            <w:rPr>
              <w:rFonts w:ascii="Aptos" w:hAnsi="Aptos" w:eastAsia="Aptos" w:cs="Aptos"/>
              <w:color w:val="EE0000"/>
            </w:rPr>
            <w:delText>d hyp</w:delText>
          </w:r>
          <w:r w:rsidDel="001C4361" w:rsidR="00771877">
            <w:rPr>
              <w:rFonts w:ascii="Aptos" w:hAnsi="Aptos" w:eastAsia="Aptos" w:cs="Aptos"/>
              <w:color w:val="EE0000"/>
            </w:rPr>
            <w:delText>othesis</w:delText>
          </w:r>
        </w:del>
      </w:ins>
      <w:ins w:author="BLASCO Andrea (JRC)" w:date="2026-04-22T15:01:00Z" w16du:dateUtc="2026-04-22T13:01:00Z" w:id="181">
        <w:del w:author="Rossella Icardi" w:date="2026-05-04T13:33:00Z" w16du:dateUtc="2026-05-04T12:33:00Z" w:id="182">
          <w:r w:rsidDel="001C4361" w:rsidR="00FA783B">
            <w:rPr>
              <w:rFonts w:ascii="Aptos" w:hAnsi="Aptos" w:eastAsia="Aptos" w:cs="Aptos"/>
              <w:color w:val="EE0000"/>
            </w:rPr>
            <w:delText>.</w:delText>
          </w:r>
        </w:del>
      </w:ins>
    </w:p>
    <w:p w:rsidR="00547313" w:rsidP="00C938D0" w:rsidRDefault="00547313" w14:paraId="4CD6A0F2" w14:textId="77777777">
      <w:pPr>
        <w:pStyle w:val="ListParagraph"/>
        <w:numPr>
          <w:ilvl w:val="2"/>
          <w:numId w:val="4"/>
        </w:numPr>
        <w:spacing w:before="240" w:after="240"/>
        <w:ind w:left="0"/>
        <w:rPr>
          <w:ins w:author="BLASCO Andrea (JRC)" w:date="2026-04-22T15:01:00Z" w16du:dateUtc="2026-04-22T13:01:00Z" w:id="183"/>
          <w:rFonts w:ascii="Aptos" w:hAnsi="Aptos" w:eastAsia="Aptos" w:cs="Aptos"/>
        </w:rPr>
      </w:pPr>
    </w:p>
    <w:p w:rsidR="00AB1845" w:rsidP="54E34731" w:rsidRDefault="5349F789" w14:paraId="7DC96E3E" w14:textId="3841BC03">
      <w:pPr>
        <w:pStyle w:val="ListParagraph"/>
        <w:numPr>
          <w:ilvl w:val="0"/>
          <w:numId w:val="2"/>
        </w:numPr>
        <w:spacing w:before="240" w:after="240"/>
        <w:rPr>
          <w:ins w:author="Rossella Icardi" w:date="2026-04-21T23:16:00Z" w16du:dateUtc="2026-04-21T22:16:00Z" w:id="184"/>
          <w:rFonts w:ascii="Aptos" w:hAnsi="Aptos" w:eastAsia="Aptos" w:cs="Aptos"/>
        </w:rPr>
      </w:pPr>
      <w:commentRangeStart w:id="185"/>
      <w:commentRangeStart w:id="186"/>
      <w:r w:rsidRPr="54E34731">
        <w:rPr>
          <w:rFonts w:ascii="Aptos" w:hAnsi="Aptos" w:eastAsia="Aptos" w:cs="Aptos"/>
        </w:rPr>
        <w:t>Social desirability bias:</w:t>
      </w:r>
      <w:commentRangeEnd w:id="185"/>
      <w:r w:rsidRPr="54E34731" w:rsidR="002C0BBE">
        <w:rPr>
          <w:rStyle w:val="CommentReference"/>
          <w:rFonts w:ascii="Aptos" w:hAnsi="Aptos" w:eastAsia="Aptos" w:cs="Aptos"/>
          <w:sz w:val="24"/>
          <w:szCs w:val="24"/>
        </w:rPr>
        <w:commentReference w:id="185"/>
      </w:r>
      <w:commentRangeEnd w:id="186"/>
      <w:r>
        <w:rPr>
          <w:rStyle w:val="CommentReference"/>
        </w:rPr>
        <w:commentReference w:id="186"/>
      </w:r>
      <w:r w:rsidRPr="54E34731">
        <w:rPr>
          <w:rFonts w:ascii="Aptos" w:hAnsi="Aptos" w:eastAsia="Aptos" w:cs="Aptos"/>
        </w:rPr>
        <w:t xml:space="preserve"> Given the high political salience of asylum policy, the paper should more directly address the possibility that respondents in the control group rate proportional relocation as "fair" partly for social desirability reasons rather than genuine preference. The absolute information treatment, by making self-interest concrete and salient, may effectively reduce social desirability rather than increase self-serving bias per se.</w:t>
      </w:r>
    </w:p>
    <w:p w:rsidR="00EB2A87" w:rsidP="29F6811D" w:rsidRDefault="00EB2A87" w14:paraId="7ADD27E0" w14:textId="3C130203">
      <w:pPr>
        <w:pStyle w:val="ListParagraph"/>
        <w:numPr>
          <w:ilvl w:val="0"/>
          <w:numId w:val="6"/>
        </w:numPr>
        <w:suppressLineNumbers w:val="0"/>
        <w:bidi w:val="0"/>
        <w:spacing w:before="240" w:beforeAutospacing="off" w:after="240" w:afterAutospacing="off" w:line="279" w:lineRule="auto"/>
        <w:ind w:left="720" w:right="0" w:hanging="360"/>
        <w:jc w:val="left"/>
        <w:rPr>
          <w:ins w:author="BLASCO Andrea (JRC)" w:date="2026-04-22T15:03:00Z" w16du:dateUtc="2026-04-22T13:03:00Z" w:id="260150867"/>
          <w:del w:author="KRAWCZYK Michal (JRC)" w:date="2026-05-16T21:01:31.793Z" w16du:dateUtc="2026-05-16T21:01:31.793Z" w:id="318618914"/>
          <w:rFonts w:ascii="Aptos" w:hAnsi="Aptos" w:eastAsia="Aptos" w:cs="Aptos"/>
        </w:rPr>
        <w:pPrChange w:author="KRAWCZYK Michal (JRC)" w:date="2026-05-16T21:05:28.706Z">
          <w:pPr>
            <w:pStyle w:val="ListParagraph"/>
            <w:numPr>
              <w:ilvl w:val="0"/>
              <w:numId w:val="6"/>
            </w:numPr>
            <w:spacing w:before="240" w:beforeAutospacing="off" w:after="240" w:afterAutospacing="off"/>
          </w:pPr>
        </w:pPrChange>
      </w:pPr>
      <w:ins w:author="KRAWCZYK Michal (JRC)" w:date="2026-05-16T20:58:56.224Z" w16du:dateUtc="2026-05-16T20:58:56.224Z" w:id="1646409050">
        <w:r w:rsidRPr="29F6811D" w:rsidR="6CAA801C">
          <w:rPr>
            <w:rFonts w:ascii="Aptos" w:hAnsi="Aptos" w:eastAsia="Aptos" w:cs="Aptos"/>
          </w:rPr>
          <w:t>Thanks</w:t>
        </w:r>
        <w:r w:rsidRPr="29F6811D" w:rsidR="6CAA801C">
          <w:rPr>
            <w:rFonts w:ascii="Aptos" w:hAnsi="Aptos" w:eastAsia="Aptos" w:cs="Aptos"/>
          </w:rPr>
          <w:t xml:space="preserve"> for </w:t>
        </w:r>
      </w:ins>
      <w:ins w:author="KRAWCZYK Michal (JRC)" w:date="2026-05-16T20:59:59.716Z" w16du:dateUtc="2026-05-16T20:59:59.716Z" w:id="524537228">
        <w:r w:rsidRPr="29F6811D" w:rsidR="6CAA801C">
          <w:rPr>
            <w:rFonts w:ascii="Aptos" w:hAnsi="Aptos" w:eastAsia="Aptos" w:cs="Aptos"/>
          </w:rPr>
          <w:t>this point. A related remark was made by Reviewer</w:t>
        </w:r>
        <w:r w:rsidRPr="29F6811D" w:rsidR="5F0BAC0F">
          <w:rPr>
            <w:rFonts w:ascii="Aptos" w:hAnsi="Aptos" w:eastAsia="Aptos" w:cs="Aptos"/>
          </w:rPr>
          <w:t xml:space="preserve"> 1. To address both, we have </w:t>
        </w:r>
        <w:r w:rsidRPr="29F6811D" w:rsidR="5F0BAC0F">
          <w:rPr>
            <w:rFonts w:ascii="Aptos" w:hAnsi="Aptos" w:eastAsia="Aptos" w:cs="Aptos"/>
          </w:rPr>
          <w:t>great</w:t>
        </w:r>
      </w:ins>
      <w:ins w:author="KRAWCZYK Michal (JRC)" w:date="2026-05-16T21:00:59.6Z" w16du:dateUtc="2026-05-16T21:00:59.6Z" w:id="2056243148">
        <w:r w:rsidRPr="29F6811D" w:rsidR="5F0BAC0F">
          <w:rPr>
            <w:rFonts w:ascii="Aptos" w:hAnsi="Aptos" w:eastAsia="Aptos" w:cs="Aptos"/>
          </w:rPr>
          <w:t>ly expanded</w:t>
        </w:r>
        <w:r w:rsidRPr="29F6811D" w:rsidR="5F0BAC0F">
          <w:rPr>
            <w:rFonts w:ascii="Aptos" w:hAnsi="Aptos" w:eastAsia="Aptos" w:cs="Aptos"/>
          </w:rPr>
          <w:t xml:space="preserve"> discussion of potential </w:t>
        </w:r>
        <w:r w:rsidRPr="29F6811D" w:rsidR="5F0BAC0F">
          <w:rPr>
            <w:rFonts w:ascii="Aptos" w:hAnsi="Aptos" w:eastAsia="Aptos" w:cs="Aptos"/>
          </w:rPr>
          <w:t>effect</w:t>
        </w:r>
        <w:r w:rsidRPr="29F6811D" w:rsidR="5F0BAC0F">
          <w:rPr>
            <w:rFonts w:ascii="Aptos" w:hAnsi="Aptos" w:eastAsia="Aptos" w:cs="Aptos"/>
          </w:rPr>
          <w:t xml:space="preserve"> of social desirability bias in the last section of the paper. On top of this, we s</w:t>
        </w:r>
      </w:ins>
      <w:ins w:author="KRAWCZYK Michal (JRC)" w:date="2026-05-16T21:01:04.149Z" w16du:dateUtc="2026-05-16T21:01:04.149Z" w:id="1917393216">
        <w:r w:rsidRPr="29F6811D" w:rsidR="329F02DC">
          <w:rPr>
            <w:rFonts w:ascii="Aptos" w:hAnsi="Aptos" w:eastAsia="Aptos" w:cs="Aptos"/>
          </w:rPr>
          <w:t>h</w:t>
        </w:r>
      </w:ins>
      <w:ins w:author="KRAWCZYK Michal (JRC)" w:date="2026-05-16T21:00:59.6Z" w16du:dateUtc="2026-05-16T21:00:59.6Z" w:id="250613110">
        <w:r w:rsidRPr="29F6811D" w:rsidR="5F0BAC0F">
          <w:rPr>
            <w:rFonts w:ascii="Aptos" w:hAnsi="Aptos" w:eastAsia="Aptos" w:cs="Aptos"/>
          </w:rPr>
          <w:t xml:space="preserve">ould like to point </w:t>
        </w:r>
      </w:ins>
      <w:ins w:author="KRAWCZYK Michal (JRC)" w:date="2026-05-16T21:04:29.971Z" w16du:dateUtc="2026-05-16T21:04:29.971Z" w:id="1941752871">
        <w:r w:rsidRPr="29F6811D" w:rsidR="78977F79">
          <w:rPr>
            <w:rFonts w:ascii="Aptos" w:hAnsi="Aptos" w:eastAsia="Aptos" w:cs="Aptos"/>
          </w:rPr>
          <w:t xml:space="preserve">the following. We </w:t>
        </w:r>
      </w:ins>
      <w:del w:author="KRAWCZYK Michal (JRC)" w:date="2026-05-16T21:04:40.246Z" w16du:dateUtc="2026-05-16T21:04:40.246Z" w:id="221530356">
        <w:r w:rsidRPr="29F6811D" w:rsidDel="29F6811D">
          <w:rPr>
            <w:rFonts w:ascii="Aptos" w:hAnsi="Aptos" w:eastAsia="Aptos" w:cs="Aptos"/>
            <w:color w:val="EE0000"/>
            <w:lang w:val="en-GB"/>
          </w:rPr>
          <w:delText xml:space="preserve">We </w:delText>
        </w:r>
      </w:del>
      <w:r w:rsidRPr="29F6811D" w:rsidR="29F6811D">
        <w:rPr>
          <w:rFonts w:ascii="Aptos" w:hAnsi="Aptos" w:eastAsia="Aptos" w:cs="Aptos"/>
          <w:color w:val="EE0000"/>
          <w:lang w:val="en-GB"/>
        </w:rPr>
        <w:t>acknowledge that social desirability concerns are a plausible consideration given the high political and moral salience of asylum policy</w:t>
      </w:r>
      <w:ins w:author="KRAWCZYK Michal (JRC)" w:date="2026-05-16T21:05:06.619Z" w16du:dateUtc="2026-05-16T21:05:06.619Z" w:id="1358139415">
        <w:r w:rsidRPr="29F6811D" w:rsidR="153D48C2">
          <w:rPr>
            <w:rFonts w:ascii="Aptos" w:hAnsi="Aptos" w:eastAsia="Aptos" w:cs="Aptos"/>
            <w:color w:val="EE0000"/>
            <w:lang w:val="en-GB"/>
          </w:rPr>
          <w:t xml:space="preserve">. </w:t>
        </w:r>
      </w:ins>
      <w:del w:author="KRAWCZYK Michal (JRC)" w:date="2026-05-16T21:05:11.229Z" w16du:dateUtc="2026-05-16T21:05:11.229Z" w:id="243466389">
        <w:r w:rsidRPr="29F6811D" w:rsidDel="29F6811D">
          <w:rPr>
            <w:rFonts w:ascii="Aptos" w:hAnsi="Aptos" w:eastAsia="Aptos" w:cs="Aptos"/>
            <w:color w:val="EE0000"/>
            <w:lang w:val="en-GB"/>
          </w:rPr>
          <w:delText xml:space="preserve">, and we now address this more directly in the paper. </w:delText>
        </w:r>
      </w:del>
      <w:r w:rsidRPr="29F6811D" w:rsidR="29F6811D">
        <w:rPr>
          <w:rFonts w:ascii="Aptos" w:hAnsi="Aptos" w:eastAsia="Aptos" w:cs="Aptos"/>
          <w:color w:val="EE0000"/>
          <w:lang w:val="en-GB"/>
        </w:rPr>
        <w:t xml:space="preserve">In particular, it is possible that respondents endorse proportional relocation as “fair” partly because it corresponds to a socially approved norm, rather than reflecting a deeply held preference. </w:t>
      </w:r>
      <w:del w:author="KRAWCZYK Michal (JRC)" w:date="2026-05-16T21:05:28.579Z" w16du:dateUtc="2026-05-16T21:05:28.579Z" w:id="1809287099">
        <w:r w:rsidRPr="29F6811D" w:rsidDel="29F6811D">
          <w:rPr>
            <w:rFonts w:ascii="Aptos" w:hAnsi="Aptos" w:eastAsia="Aptos" w:cs="Aptos"/>
            <w:color w:val="EE0000"/>
            <w:lang w:val="en-GB"/>
          </w:rPr>
          <w:delText xml:space="preserve">However, it is hard to believe that norm varies because of information treatment. </w:delText>
        </w:r>
      </w:del>
      <w:ins w:author="KRAWCZYK Michal (JRC)" w:date="2026-05-16T21:05:59.872Z" w16du:dateUtc="2026-05-16T21:05:59.872Z" w:id="590798930">
        <w:r w:rsidRPr="29F6811D" w:rsidR="4552F42A">
          <w:rPr>
            <w:rFonts w:ascii="Aptos" w:hAnsi="Aptos" w:eastAsia="Aptos" w:cs="Aptos"/>
          </w:rPr>
          <w:t>However, it is not clear to us if providing more information (</w:t>
        </w:r>
        <w:r w:rsidRPr="29F6811D" w:rsidR="4552F42A">
          <w:rPr>
            <w:rFonts w:ascii="Aptos" w:hAnsi="Aptos" w:eastAsia="Aptos" w:cs="Aptos"/>
          </w:rPr>
          <w:t>especially:</w:t>
        </w:r>
        <w:r w:rsidRPr="29F6811D" w:rsidR="4552F42A">
          <w:rPr>
            <w:rFonts w:ascii="Aptos" w:hAnsi="Aptos" w:eastAsia="Aptos" w:cs="Aptos"/>
          </w:rPr>
          <w:t xml:space="preserve"> absolute but not so much relative information) wou</w:t>
        </w:r>
      </w:ins>
      <w:ins w:author="KRAWCZYK Michal (JRC)" w:date="2026-05-16T21:06:33.09Z" w16du:dateUtc="2026-05-16T21:06:33.09Z" w:id="813757960">
        <w:r w:rsidRPr="29F6811D" w:rsidR="4552F42A">
          <w:rPr>
            <w:rFonts w:ascii="Aptos" w:hAnsi="Aptos" w:eastAsia="Aptos" w:cs="Aptos"/>
          </w:rPr>
          <w:t>ld tend to reduce the effect of social desirability. Mor</w:t>
        </w:r>
        <w:r w:rsidRPr="29F6811D" w:rsidR="1AE8AB2F">
          <w:rPr>
            <w:rFonts w:ascii="Aptos" w:hAnsi="Aptos" w:eastAsia="Aptos" w:cs="Aptos"/>
          </w:rPr>
          <w:t xml:space="preserve">eover, </w:t>
        </w:r>
      </w:ins>
      <w:ins w:author="KRAWCZYK Michal (JRC)" w:date="2026-05-16T21:01:55.21Z" w16du:dateUtc="2026-05-16T21:01:55.21Z" w:id="1845819269">
        <w:r w:rsidRPr="29F6811D" w:rsidR="76FDAD84">
          <w:rPr>
            <w:rFonts w:ascii="Aptos" w:hAnsi="Aptos" w:eastAsia="Aptos" w:cs="Aptos"/>
          </w:rPr>
          <w:t xml:space="preserve">if </w:t>
        </w:r>
        <w:r w:rsidRPr="29F6811D" w:rsidR="205F72DF">
          <w:rPr>
            <w:rFonts w:ascii="Aptos" w:hAnsi="Aptos" w:eastAsia="Aptos" w:cs="Aptos"/>
          </w:rPr>
          <w:t xml:space="preserve">popularity of </w:t>
        </w:r>
      </w:ins>
      <w:ins w:author="KRAWCZYK Michal (JRC)" w:date="2026-05-16T21:02:59.984Z" w16du:dateUtc="2026-05-16T21:02:59.984Z" w:id="1895574366">
        <w:r w:rsidRPr="29F6811D" w:rsidR="205F72DF">
          <w:rPr>
            <w:rFonts w:ascii="Aptos" w:hAnsi="Aptos" w:eastAsia="Aptos" w:cs="Aptos"/>
          </w:rPr>
          <w:t>proportional relocation c</w:t>
        </w:r>
      </w:ins>
      <w:ins w:author="KRAWCZYK Michal (JRC)" w:date="2026-05-16T21:06:55.734Z" w16du:dateUtc="2026-05-16T21:06:55.734Z" w:id="759275479">
        <w:r w:rsidRPr="29F6811D" w:rsidR="5B3C7356">
          <w:rPr>
            <w:rFonts w:ascii="Aptos" w:hAnsi="Aptos" w:eastAsia="Aptos" w:cs="Aptos"/>
          </w:rPr>
          <w:t>ould</w:t>
        </w:r>
      </w:ins>
      <w:ins w:author="KRAWCZYK Michal (JRC)" w:date="2026-05-16T21:02:59.984Z" w16du:dateUtc="2026-05-16T21:02:59.984Z" w:id="2025075837">
        <w:r w:rsidRPr="29F6811D" w:rsidR="205F72DF">
          <w:rPr>
            <w:rFonts w:ascii="Aptos" w:hAnsi="Aptos" w:eastAsia="Aptos" w:cs="Aptos"/>
          </w:rPr>
          <w:t xml:space="preserve"> be explained in terms of social desirability bias and if </w:t>
        </w:r>
        <w:r w:rsidRPr="29F6811D" w:rsidR="423391B4">
          <w:rPr>
            <w:rFonts w:ascii="Aptos" w:hAnsi="Aptos" w:eastAsia="Aptos" w:cs="Aptos"/>
          </w:rPr>
          <w:t>absolute information treatment reduced the bias, then we would expect a general shift away from proportional reloc</w:t>
        </w:r>
      </w:ins>
      <w:ins w:author="KRAWCZYK Michal (JRC)" w:date="2026-05-16T21:03:50.581Z" w16du:dateUtc="2026-05-16T21:03:50.581Z" w:id="1703364175">
        <w:r w:rsidRPr="29F6811D" w:rsidR="423391B4">
          <w:rPr>
            <w:rFonts w:ascii="Aptos" w:hAnsi="Aptos" w:eastAsia="Aptos" w:cs="Aptos"/>
          </w:rPr>
          <w:t xml:space="preserve">ation. This is clearly not what we </w:t>
        </w:r>
        <w:r w:rsidRPr="29F6811D" w:rsidR="423391B4">
          <w:rPr>
            <w:rFonts w:ascii="Aptos" w:hAnsi="Aptos" w:eastAsia="Aptos" w:cs="Aptos"/>
          </w:rPr>
          <w:t>observe</w:t>
        </w:r>
        <w:r w:rsidRPr="29F6811D" w:rsidR="423391B4">
          <w:rPr>
            <w:rFonts w:ascii="Aptos" w:hAnsi="Aptos" w:eastAsia="Aptos" w:cs="Aptos"/>
          </w:rPr>
          <w:t xml:space="preserve"> – the treatment effects depend on </w:t>
        </w:r>
        <w:r w:rsidRPr="29F6811D" w:rsidR="79EE73E4">
          <w:rPr>
            <w:rFonts w:ascii="Aptos" w:hAnsi="Aptos" w:eastAsia="Aptos" w:cs="Aptos"/>
          </w:rPr>
          <w:t xml:space="preserve">the country, in a way </w:t>
        </w:r>
        <w:r w:rsidRPr="29F6811D" w:rsidR="79EE73E4">
          <w:rPr>
            <w:rFonts w:ascii="Aptos" w:hAnsi="Aptos" w:eastAsia="Aptos" w:cs="Aptos"/>
          </w:rPr>
          <w:t>generall</w:t>
        </w:r>
        <w:r w:rsidRPr="29F6811D" w:rsidR="79EE73E4">
          <w:rPr>
            <w:rFonts w:ascii="Aptos" w:hAnsi="Aptos" w:eastAsia="Aptos" w:cs="Aptos"/>
          </w:rPr>
          <w:t>y</w:t>
        </w:r>
        <w:r w:rsidRPr="29F6811D" w:rsidR="79EE73E4">
          <w:rPr>
            <w:rFonts w:ascii="Aptos" w:hAnsi="Aptos" w:eastAsia="Aptos" w:cs="Aptos"/>
          </w:rPr>
          <w:t xml:space="preserve"> consistent with </w:t>
        </w:r>
        <w:r w:rsidRPr="29F6811D" w:rsidR="79EE73E4">
          <w:rPr>
            <w:rFonts w:ascii="Aptos" w:hAnsi="Aptos" w:eastAsia="Aptos" w:cs="Aptos"/>
          </w:rPr>
          <w:t>self interest</w:t>
        </w:r>
        <w:r w:rsidRPr="29F6811D" w:rsidR="79EE73E4">
          <w:rPr>
            <w:rFonts w:ascii="Aptos" w:hAnsi="Aptos" w:eastAsia="Aptos" w:cs="Aptos"/>
          </w:rPr>
          <w:t xml:space="preserve">. </w:t>
        </w:r>
      </w:ins>
    </w:p>
    <w:p w:rsidRPr="00F30921" w:rsidR="006F091E" w:rsidDel="00C506AB" w:rsidP="00A02A87" w:rsidRDefault="00E22025" w14:paraId="3537BB3D" w14:textId="7A13F28A">
      <w:pPr>
        <w:pStyle w:val="ListParagraph"/>
        <w:numPr>
          <w:ilvl w:val="0"/>
          <w:numId w:val="4"/>
        </w:numPr>
        <w:spacing w:before="240" w:after="240"/>
        <w:ind w:left="0"/>
        <w:rPr>
          <w:ins w:author="Rossella Icardi" w:date="2026-04-21T23:16:00Z" w16du:dateUtc="2026-04-21T22:16:00Z" w:id="184224067"/>
          <w:del w:author="BLASCO Andrea (JRC)" w:date="2026-04-22T15:06:00Z" w16du:dateUtc="2026-04-22T13:06:00Z" w:id="162541092"/>
          <w:rFonts w:ascii="Aptos" w:hAnsi="Aptos" w:eastAsia="Aptos" w:cs="Aptos"/>
          <w:color w:val="EE0000"/>
          <w:rPrChange w:author="BLASCO Andrea (JRC)" w:date="2026-04-22T15:04:00Z" w16du:dateUtc="2026-04-22T13:04:00Z" w:id="1304839841">
            <w:rPr>
              <w:ins w:author="Rossella Icardi" w:date="2026-04-21T23:16:00Z" w16du:dateUtc="2026-04-21T22:16:00Z" w:id="777999229"/>
              <w:del w:author="BLASCO Andrea (JRC)" w:date="2026-04-22T15:06:00Z" w16du:dateUtc="2026-04-22T13:06:00Z" w:id="938981332"/>
            </w:rPr>
          </w:rPrChange>
        </w:rPr>
      </w:pPr>
      <w:ins w:author="BLASCO Andrea (JRC)" w:date="2026-04-22T15:06:00Z" w16du:dateUtc="2026-04-22T13:06:00Z" w:id="1068640482">
        <w:del w:author="KRAWCZYK Michal (JRC)" w:date="2026-05-16T21:04:01.377Z" w16du:dateUtc="2026-05-16T21:04:01.377Z" w:id="1301492509">
          <w:r w:rsidRPr="29F6811D" w:rsidDel="00E22025">
            <w:rPr>
              <w:rFonts w:ascii="Aptos" w:hAnsi="Aptos" w:eastAsia="Aptos" w:cs="Aptos"/>
              <w:color w:val="EE0000"/>
            </w:rPr>
            <w:delText>@</w:delText>
          </w:r>
        </w:del>
      </w:ins>
      <w:commentRangeStart w:id="194"/>
      <w:ins w:author="BLASCO Andrea (JRC)" w:date="2026-04-22T15:06:00Z" w16du:dateUtc="2026-04-22T13:06:00Z" w:id="1604298032">
        <w:del w:author="KRAWCZYK Michal (JRC)" w:date="2026-05-16T21:04:01.377Z" w16du:dateUtc="2026-05-16T21:04:01.377Z" w:id="1956039480">
          <w:r w:rsidRPr="29F6811D" w:rsidDel="00E22025">
            <w:rPr>
              <w:rFonts w:ascii="Aptos" w:hAnsi="Aptos" w:eastAsia="Aptos" w:cs="Aptos"/>
              <w:color w:val="EE0000"/>
            </w:rPr>
            <w:delText>Michal</w:delText>
          </w:r>
        </w:del>
      </w:ins>
      <w:commentRangeEnd w:id="194"/>
      <w:r>
        <w:rPr>
          <w:rStyle w:val="CommentReference"/>
        </w:rPr>
        <w:commentReference w:id="194"/>
      </w:r>
      <w:ins w:author="BLASCO Andrea (JRC)" w:date="2026-04-22T15:06:00Z" w16du:dateUtc="2026-04-22T13:06:00Z" w:id="680772638">
        <w:del w:author="KRAWCZYK Michal (JRC)" w:date="2026-05-16T21:04:01.377Z" w16du:dateUtc="2026-05-16T21:04:01.377Z" w:id="755188206">
          <w:r w:rsidRPr="29F6811D" w:rsidDel="00E22025">
            <w:rPr>
              <w:rFonts w:ascii="Aptos" w:hAnsi="Aptos" w:eastAsia="Aptos" w:cs="Aptos"/>
              <w:color w:val="EE0000"/>
            </w:rPr>
            <w:delText xml:space="preserve"> -- </w:delText>
          </w:r>
        </w:del>
      </w:ins>
      <w:ins w:author="BLASCO Andrea (JRC)" w:date="2026-04-22T15:03:00Z" w16du:dateUtc="2026-04-22T13:03:00Z" w:id="147719157">
        <w:del w:author="KRAWCZYK Michal (JRC)" w:date="2026-05-16T21:04:01.377Z" w16du:dateUtc="2026-05-16T21:04:01.377Z" w:id="1578739790">
          <w:r w:rsidRPr="29F6811D" w:rsidDel="0006481C">
            <w:rPr>
              <w:rFonts w:ascii="Aptos" w:hAnsi="Aptos" w:eastAsia="Aptos" w:cs="Aptos"/>
              <w:color w:val="EE0000"/>
            </w:rPr>
            <w:delText xml:space="preserve">We </w:delText>
          </w:r>
          <w:r w:rsidRPr="29F6811D" w:rsidDel="0006481C">
            <w:rPr>
              <w:rFonts w:ascii="Aptos" w:hAnsi="Aptos" w:eastAsia="Aptos" w:cs="Aptos"/>
              <w:color w:val="EE0000"/>
            </w:rPr>
            <w:delText>acknowlge</w:delText>
          </w:r>
          <w:r w:rsidRPr="29F6811D" w:rsidDel="0006481C">
            <w:rPr>
              <w:rFonts w:ascii="Aptos" w:hAnsi="Aptos" w:eastAsia="Aptos" w:cs="Aptos"/>
              <w:color w:val="EE0000"/>
            </w:rPr>
            <w:delText xml:space="preserve"> that </w:delText>
          </w:r>
          <w:r w:rsidRPr="29F6811D" w:rsidDel="00EB2A87">
            <w:rPr>
              <w:rFonts w:ascii="Aptos" w:hAnsi="Aptos" w:eastAsia="Aptos" w:cs="Aptos"/>
              <w:color w:val="EE0000"/>
            </w:rPr>
            <w:delText xml:space="preserve">responses </w:delText>
          </w:r>
        </w:del>
      </w:ins>
      <w:ins w:author="BLASCO Andrea (JRC)" w:date="2026-04-22T15:05:00Z" w16du:dateUtc="2026-04-22T13:05:00Z" w:id="567078164">
        <w:del w:author="KRAWCZYK Michal (JRC)" w:date="2026-05-16T21:04:01.377Z" w16du:dateUtc="2026-05-16T21:04:01.377Z" w:id="809335316">
          <w:r w:rsidRPr="29F6811D" w:rsidDel="00E35484">
            <w:rPr>
              <w:rFonts w:ascii="Aptos" w:hAnsi="Aptos" w:eastAsia="Aptos" w:cs="Aptos"/>
              <w:color w:val="EE0000"/>
            </w:rPr>
            <w:delText xml:space="preserve">could be </w:delText>
          </w:r>
          <w:r w:rsidRPr="29F6811D" w:rsidDel="00E35484">
            <w:rPr>
              <w:rFonts w:ascii="Aptos" w:hAnsi="Aptos" w:eastAsia="Aptos" w:cs="Aptos"/>
              <w:color w:val="EE0000"/>
            </w:rPr>
            <w:delText>affects</w:delText>
          </w:r>
          <w:r w:rsidRPr="29F6811D" w:rsidDel="00E35484">
            <w:rPr>
              <w:rFonts w:ascii="Aptos" w:hAnsi="Aptos" w:eastAsia="Aptos" w:cs="Aptos"/>
              <w:color w:val="EE0000"/>
            </w:rPr>
            <w:delText xml:space="preserve"> by social desirability. </w:delText>
          </w:r>
          <w:r w:rsidRPr="29F6811D" w:rsidDel="000B1874">
            <w:rPr>
              <w:rFonts w:ascii="Aptos" w:hAnsi="Aptos" w:eastAsia="Aptos" w:cs="Aptos"/>
              <w:color w:val="EE0000"/>
            </w:rPr>
            <w:delText xml:space="preserve">A common concern. But it is less relevant in </w:delText>
          </w:r>
          <w:r w:rsidRPr="29F6811D" w:rsidDel="000A49C1">
            <w:rPr>
              <w:rFonts w:ascii="Aptos" w:hAnsi="Aptos" w:eastAsia="Aptos" w:cs="Aptos"/>
              <w:color w:val="EE0000"/>
            </w:rPr>
            <w:delText xml:space="preserve">the </w:delText>
          </w:r>
        </w:del>
      </w:ins>
      <w:ins w:author="BLASCO Andrea (JRC)" w:date="2026-04-22T15:06:00Z" w16du:dateUtc="2026-04-22T13:06:00Z" w:id="1078396894">
        <w:del w:author="KRAWCZYK Michal (JRC)" w:date="2026-05-16T21:04:01.377Z" w16du:dateUtc="2026-05-16T21:04:01.377Z" w:id="1531127705">
          <w:r w:rsidRPr="29F6811D" w:rsidDel="002A5B62">
            <w:rPr>
              <w:rFonts w:ascii="Aptos" w:hAnsi="Aptos" w:eastAsia="Aptos" w:cs="Aptos"/>
              <w:color w:val="EE0000"/>
            </w:rPr>
            <w:delText>treatments</w:delText>
          </w:r>
          <w:r w:rsidRPr="29F6811D" w:rsidDel="002A5B62">
            <w:rPr>
              <w:rFonts w:ascii="Aptos" w:hAnsi="Aptos" w:eastAsia="Aptos" w:cs="Aptos"/>
              <w:color w:val="EE0000"/>
            </w:rPr>
            <w:delText xml:space="preserve"> effects. We discuss this </w:delText>
          </w:r>
          <w:r w:rsidRPr="29F6811D" w:rsidDel="00774A53">
            <w:rPr>
              <w:rFonts w:ascii="Aptos" w:hAnsi="Aptos" w:eastAsia="Aptos" w:cs="Aptos"/>
              <w:color w:val="EE0000"/>
            </w:rPr>
            <w:delText xml:space="preserve">potential limitation in the </w:delText>
          </w:r>
          <w:r w:rsidRPr="29F6811D" w:rsidDel="00774A53">
            <w:rPr>
              <w:rFonts w:ascii="Aptos" w:hAnsi="Aptos" w:eastAsia="Aptos" w:cs="Aptos"/>
              <w:color w:val="EE0000"/>
            </w:rPr>
            <w:delText>d</w:delText>
          </w:r>
        </w:del>
      </w:ins>
      <w:ins w:author="Rossella Icardi" w:date="2026-05-04T13:34:00Z" w16du:dateUtc="2026-05-04T12:34:00Z" w:id="1125577969">
        <w:del w:author="KRAWCZYK Michal (JRC)" w:date="2026-05-16T21:04:01.377Z" w16du:dateUtc="2026-05-16T21:04:01.377Z" w:id="1586733836">
          <w:r w:rsidRPr="29F6811D" w:rsidDel="00C7001E">
            <w:rPr>
              <w:rFonts w:ascii="Aptos" w:hAnsi="Aptos" w:eastAsia="Aptos" w:cs="Aptos"/>
              <w:color w:val="EE0000"/>
            </w:rPr>
            <w:delText>D</w:delText>
          </w:r>
        </w:del>
      </w:ins>
      <w:ins w:author="BLASCO Andrea (JRC)" w:date="2026-04-22T15:06:00Z" w16du:dateUtc="2026-04-22T13:06:00Z" w:id="2113074456">
        <w:del w:author="KRAWCZYK Michal (JRC)" w:date="2026-05-16T21:04:01.377Z" w16du:dateUtc="2026-05-16T21:04:01.377Z" w:id="303246096">
          <w:r w:rsidRPr="29F6811D" w:rsidDel="00774A53">
            <w:rPr>
              <w:rFonts w:ascii="Aptos" w:hAnsi="Aptos" w:eastAsia="Aptos" w:cs="Aptos"/>
              <w:color w:val="EE0000"/>
            </w:rPr>
            <w:delText>iscussion</w:delText>
          </w:r>
          <w:r w:rsidRPr="29F6811D" w:rsidDel="00774A53">
            <w:rPr>
              <w:rFonts w:ascii="Aptos" w:hAnsi="Aptos" w:eastAsia="Aptos" w:cs="Aptos"/>
              <w:color w:val="EE0000"/>
            </w:rPr>
            <w:delText xml:space="preserve">. </w:delText>
          </w:r>
        </w:del>
      </w:ins>
      <w:ins w:author="BLASCO Andrea (JRC)" w:date="2026-04-22T15:05:00Z" w16du:dateUtc="2026-04-22T13:05:00Z" w:id="820289752">
        <w:del w:author="KRAWCZYK Michal (JRC)" w:date="2026-05-16T21:04:01.377Z" w16du:dateUtc="2026-05-16T21:04:01.377Z" w:id="2041991223">
          <w:r w:rsidRPr="29F6811D" w:rsidDel="000A49C1">
            <w:rPr>
              <w:rFonts w:ascii="Aptos" w:hAnsi="Aptos" w:eastAsia="Aptos" w:cs="Aptos"/>
              <w:color w:val="EE0000"/>
            </w:rPr>
            <w:delText xml:space="preserve"> </w:delText>
          </w:r>
        </w:del>
      </w:ins>
    </w:p>
    <w:p w:rsidRPr="00C506AB" w:rsidR="006F091E" w:rsidDel="00AB5BB7" w:rsidP="29F6811D" w:rsidRDefault="006F091E" w14:paraId="135FBF74" w14:textId="33B8A6A1">
      <w:pPr>
        <w:pStyle w:val="ListParagraph"/>
        <w:spacing w:before="240" w:after="240"/>
        <w:ind w:left="0"/>
        <w:rPr>
          <w:ins w:author="Rossella Icardi" w:date="2026-04-21T23:16:00Z" w16du:dateUtc="2026-04-21T22:16:00Z" w:id="246087441"/>
          <w:del w:author="BLASCO Andrea (JRC)" w:date="2026-04-22T14:46:00Z" w16du:dateUtc="2026-04-22T12:46:00Z" w:id="1818353916"/>
          <w:rFonts w:ascii="Aptos" w:hAnsi="Aptos" w:eastAsia="Aptos" w:cs="Aptos"/>
          <w:color w:val="EE0000"/>
          <w:lang w:val="en-GB"/>
          <w:rPrChange w:author="BLASCO Andrea (JRC)" w:date="2026-04-22T15:06:00Z" w16du:dateUtc="2026-04-22T13:06:00Z" w:id="315104726">
            <w:rPr>
              <w:ins w:author="Rossella Icardi" w:date="2026-04-21T23:16:00Z" w16du:dateUtc="2026-04-21T22:16:00Z" w:id="1894469329"/>
              <w:del w:author="BLASCO Andrea (JRC)" w:date="2026-04-22T14:46:00Z" w16du:dateUtc="2026-04-22T12:46:00Z" w:id="1554895318"/>
              <w:rFonts w:ascii="Aptos" w:hAnsi="Aptos" w:eastAsia="Aptos" w:cs="Aptos"/>
              <w:lang w:val="en-GB"/>
            </w:rPr>
          </w:rPrChange>
        </w:rPr>
        <w:pPrChange w:author="BLASCO Andrea (JRC)" w:date="2026-04-22T15:08:00Z" w16du:dateUtc="2026-04-22T13:08:00Z" w:id="208">
          <w:pPr>
            <w:spacing w:before="240" w:after="240"/>
          </w:pPr>
        </w:pPrChange>
      </w:pPr>
      <w:ins w:author="Rossella Icardi" w:date="2026-04-21T23:16:00Z" w16du:dateUtc="2026-04-21T22:16:00Z" w:id="1191176562">
        <w:del w:author="KRAWCZYK Michal (JRC)" w:date="2026-05-16T21:04:14.491Z" w16du:dateUtc="2026-05-16T21:04:14.491Z" w:id="889869222">
          <w:r w:rsidRPr="29F6811D" w:rsidDel="006F091E">
            <w:rPr>
              <w:rFonts w:ascii="Aptos" w:hAnsi="Aptos" w:eastAsia="Aptos" w:cs="Aptos"/>
              <w:color w:val="EE0000"/>
              <w:lang w:val="en-GB"/>
              <w:rPrChange w:author="BLASCO Andrea (JRC)" w:date="2026-04-22T15:06:00Z" w16du:dateUtc="2026-04-22T13:06:00Z" w:id="1555797193">
                <w:rPr>
                  <w:rFonts w:ascii="Aptos" w:hAnsi="Aptos" w:eastAsia="Aptos" w:cs="Aptos"/>
                  <w:lang w:val="en-GB"/>
                </w:rPr>
              </w:rPrChange>
            </w:rPr>
            <w:delText xml:space="preserve">We </w:delText>
          </w:r>
        </w:del>
      </w:ins>
      <w:ins w:author="Rossella Icardi" w:date="2026-04-22T11:49:00Z" w16du:dateUtc="2026-04-22T10:49:00Z" w:id="333248434">
        <w:del w:author="KRAWCZYK Michal (JRC)" w:date="2026-05-16T21:04:14.491Z" w16du:dateUtc="2026-05-16T21:04:14.491Z" w:id="1330255069">
          <w:r w:rsidRPr="29F6811D" w:rsidDel="00844E25">
            <w:rPr>
              <w:rFonts w:ascii="Aptos" w:hAnsi="Aptos" w:eastAsia="Aptos" w:cs="Aptos"/>
              <w:color w:val="EE0000"/>
              <w:lang w:val="en-GB"/>
              <w:rPrChange w:author="BLASCO Andrea (JRC)" w:date="2026-04-22T15:06:00Z" w16du:dateUtc="2026-04-22T13:06:00Z" w:id="1043395592">
                <w:rPr>
                  <w:rFonts w:ascii="Aptos" w:hAnsi="Aptos" w:eastAsia="Aptos" w:cs="Aptos"/>
                  <w:lang w:val="en-GB"/>
                </w:rPr>
              </w:rPrChange>
            </w:rPr>
            <w:delText>acknowledge</w:delText>
          </w:r>
        </w:del>
      </w:ins>
      <w:ins w:author="Rossella Icardi" w:date="2026-04-21T23:16:00Z" w16du:dateUtc="2026-04-21T22:16:00Z" w:id="1722549640">
        <w:del w:author="KRAWCZYK Michal (JRC)" w:date="2026-05-16T21:04:14.491Z" w16du:dateUtc="2026-05-16T21:04:14.491Z" w:id="30875559">
          <w:r w:rsidRPr="29F6811D" w:rsidDel="006F091E">
            <w:rPr>
              <w:rFonts w:ascii="Aptos" w:hAnsi="Aptos" w:eastAsia="Aptos" w:cs="Aptos"/>
              <w:color w:val="EE0000"/>
              <w:lang w:val="en-GB"/>
              <w:rPrChange w:author="BLASCO Andrea (JRC)" w:date="2026-04-22T15:06:00Z" w16du:dateUtc="2026-04-22T13:06:00Z" w:id="1021993857">
                <w:rPr>
                  <w:rFonts w:ascii="Aptos" w:hAnsi="Aptos" w:eastAsia="Aptos" w:cs="Aptos"/>
                  <w:lang w:val="en-GB"/>
                </w:rPr>
              </w:rPrChange>
            </w:rPr>
            <w:delText xml:space="preserve"> that social desirability concerns are a plausible consideration given the high political and moral salience of asylum policy, and we now address this more directly in the paper. </w:delText>
          </w:r>
          <w:r w:rsidRPr="29F6811D" w:rsidDel="006F091E">
            <w:rPr>
              <w:rFonts w:ascii="Aptos" w:hAnsi="Aptos" w:eastAsia="Aptos" w:cs="Aptos"/>
              <w:color w:val="EE0000"/>
              <w:lang w:val="en-GB"/>
              <w:rPrChange w:author="BLASCO Andrea (JRC)" w:date="2026-04-22T15:06:00Z" w16du:dateUtc="2026-04-22T13:06:00Z" w:id="287690031">
                <w:rPr>
                  <w:rFonts w:ascii="Aptos" w:hAnsi="Aptos" w:eastAsia="Aptos" w:cs="Aptos"/>
                  <w:lang w:val="en-GB"/>
                </w:rPr>
              </w:rPrChange>
            </w:rPr>
            <w:delText>In particular, it</w:delText>
          </w:r>
          <w:r w:rsidRPr="29F6811D" w:rsidDel="006F091E">
            <w:rPr>
              <w:rFonts w:ascii="Aptos" w:hAnsi="Aptos" w:eastAsia="Aptos" w:cs="Aptos"/>
              <w:color w:val="EE0000"/>
              <w:lang w:val="en-GB"/>
              <w:rPrChange w:author="BLASCO Andrea (JRC)" w:date="2026-04-22T15:06:00Z" w16du:dateUtc="2026-04-22T13:06:00Z" w:id="973291968">
                <w:rPr>
                  <w:rFonts w:ascii="Aptos" w:hAnsi="Aptos" w:eastAsia="Aptos" w:cs="Aptos"/>
                  <w:lang w:val="en-GB"/>
                </w:rPr>
              </w:rPrChange>
            </w:rPr>
            <w:delText xml:space="preserve"> is possible that respondents </w:delText>
          </w:r>
          <w:r w:rsidRPr="29F6811D" w:rsidDel="006F091E">
            <w:rPr>
              <w:rFonts w:ascii="Aptos" w:hAnsi="Aptos" w:eastAsia="Aptos" w:cs="Aptos"/>
              <w:color w:val="EE0000"/>
              <w:lang w:val="en-GB"/>
              <w:rPrChange w:author="BLASCO Andrea (JRC)" w:date="2026-04-22T15:06:00Z" w16du:dateUtc="2026-04-22T13:06:00Z" w:id="692256961">
                <w:rPr>
                  <w:rFonts w:ascii="Aptos" w:hAnsi="Aptos" w:eastAsia="Aptos" w:cs="Aptos"/>
                  <w:lang w:val="en-GB"/>
                </w:rPr>
              </w:rPrChange>
            </w:rPr>
            <w:delText xml:space="preserve">in the control group </w:delText>
          </w:r>
          <w:r w:rsidRPr="29F6811D" w:rsidDel="006F091E">
            <w:rPr>
              <w:rFonts w:ascii="Aptos" w:hAnsi="Aptos" w:eastAsia="Aptos" w:cs="Aptos"/>
              <w:color w:val="EE0000"/>
              <w:lang w:val="en-GB"/>
              <w:rPrChange w:author="BLASCO Andrea (JRC)" w:date="2026-04-22T15:06:00Z" w16du:dateUtc="2026-04-22T13:06:00Z" w:id="1764792309">
                <w:rPr>
                  <w:rFonts w:ascii="Aptos" w:hAnsi="Aptos" w:eastAsia="Aptos" w:cs="Aptos"/>
                  <w:lang w:val="en-GB"/>
                </w:rPr>
              </w:rPrChange>
            </w:rPr>
            <w:delText xml:space="preserve">endorse proportional relocation as “fair” partly because it corresponds to a socially approved norm, rather than reflecting a deeply held preference. </w:delText>
          </w:r>
        </w:del>
      </w:ins>
      <w:ins w:author="BLASCO Andrea (JRC)" w:date="2026-04-22T15:07:00Z" w16du:dateUtc="2026-04-22T13:07:00Z" w:id="1202931849">
        <w:del w:author="KRAWCZYK Michal (JRC)" w:date="2026-05-16T21:04:14.491Z" w16du:dateUtc="2026-05-16T21:04:14.491Z" w:id="772173770">
          <w:r w:rsidRPr="29F6811D" w:rsidDel="007705E7">
            <w:rPr>
              <w:rFonts w:ascii="Aptos" w:hAnsi="Aptos" w:eastAsia="Aptos" w:cs="Aptos"/>
              <w:color w:val="EE0000"/>
              <w:lang w:val="en-GB"/>
            </w:rPr>
            <w:delText>Howev</w:delText>
          </w:r>
          <w:r w:rsidRPr="29F6811D" w:rsidDel="009A29EB">
            <w:rPr>
              <w:rFonts w:ascii="Aptos" w:hAnsi="Aptos" w:eastAsia="Aptos" w:cs="Aptos"/>
              <w:color w:val="EE0000"/>
              <w:lang w:val="en-GB"/>
            </w:rPr>
            <w:delText xml:space="preserve">er, </w:delText>
          </w:r>
          <w:r w:rsidRPr="29F6811D" w:rsidDel="00F27DCF">
            <w:rPr>
              <w:rFonts w:ascii="Aptos" w:hAnsi="Aptos" w:eastAsia="Aptos" w:cs="Aptos"/>
              <w:color w:val="EE0000"/>
              <w:lang w:val="en-GB"/>
            </w:rPr>
            <w:delText>it is hard to believe that norm</w:delText>
          </w:r>
        </w:del>
      </w:ins>
      <w:ins w:author="BLASCO Andrea (JRC)" w:date="2026-04-22T15:08:00Z" w16du:dateUtc="2026-04-22T13:08:00Z" w:id="406824753">
        <w:del w:author="KRAWCZYK Michal (JRC)" w:date="2026-05-16T21:04:14.491Z" w16du:dateUtc="2026-05-16T21:04:14.491Z" w:id="1374119119">
          <w:r w:rsidRPr="29F6811D" w:rsidDel="00F27DCF">
            <w:rPr>
              <w:rFonts w:ascii="Aptos" w:hAnsi="Aptos" w:eastAsia="Aptos" w:cs="Aptos"/>
              <w:color w:val="EE0000"/>
              <w:lang w:val="en-GB"/>
            </w:rPr>
            <w:delText xml:space="preserve"> varies because o</w:delText>
          </w:r>
          <w:r w:rsidRPr="29F6811D" w:rsidDel="009864FA">
            <w:rPr>
              <w:rFonts w:ascii="Aptos" w:hAnsi="Aptos" w:eastAsia="Aptos" w:cs="Aptos"/>
              <w:color w:val="EE0000"/>
              <w:lang w:val="en-GB"/>
            </w:rPr>
            <w:delText xml:space="preserve">f </w:delText>
          </w:r>
          <w:r w:rsidRPr="29F6811D" w:rsidDel="009864FA">
            <w:rPr>
              <w:rFonts w:ascii="Aptos" w:hAnsi="Aptos" w:eastAsia="Aptos" w:cs="Aptos"/>
              <w:color w:val="EE0000"/>
              <w:lang w:val="en-GB"/>
            </w:rPr>
            <w:delText xml:space="preserve">the </w:delText>
          </w:r>
          <w:r w:rsidRPr="29F6811D" w:rsidDel="009864FA">
            <w:rPr>
              <w:rFonts w:ascii="Aptos" w:hAnsi="Aptos" w:eastAsia="Aptos" w:cs="Aptos"/>
              <w:color w:val="EE0000"/>
              <w:lang w:val="en-GB"/>
            </w:rPr>
            <w:delText>information trea</w:delText>
          </w:r>
          <w:r w:rsidRPr="29F6811D" w:rsidDel="004728CB">
            <w:rPr>
              <w:rFonts w:ascii="Aptos" w:hAnsi="Aptos" w:eastAsia="Aptos" w:cs="Aptos"/>
              <w:color w:val="EE0000"/>
              <w:lang w:val="en-GB"/>
            </w:rPr>
            <w:delText>tment</w:delText>
          </w:r>
          <w:r w:rsidRPr="29F6811D" w:rsidDel="009864FA">
            <w:rPr>
              <w:rFonts w:ascii="Aptos" w:hAnsi="Aptos" w:eastAsia="Aptos" w:cs="Aptos"/>
              <w:color w:val="EE0000"/>
              <w:lang w:val="en-GB"/>
            </w:rPr>
            <w:delText xml:space="preserve">. </w:delText>
          </w:r>
        </w:del>
      </w:ins>
    </w:p>
    <w:p w:rsidR="007F27B7" w:rsidP="00C938D0" w:rsidRDefault="007F27B7" w14:paraId="04D6E6C9" w14:textId="77777777">
      <w:pPr>
        <w:pStyle w:val="ListParagraph"/>
        <w:numPr>
          <w:ilvl w:val="0"/>
          <w:numId w:val="4"/>
        </w:numPr>
        <w:spacing w:before="240" w:after="240"/>
        <w:ind w:left="0"/>
        <w:rPr>
          <w:ins w:author="BLASCO Andrea (JRC)" w:date="2026-04-22T15:06:00Z" w16du:dateUtc="2026-04-22T13:06:00Z" w:id="221"/>
          <w:rFonts w:ascii="Aptos" w:hAnsi="Aptos" w:eastAsia="Aptos" w:cs="Aptos"/>
          <w:color w:val="EE0000"/>
          <w:lang w:val="en-GB"/>
        </w:rPr>
      </w:pPr>
    </w:p>
    <w:p w:rsidRPr="00A02A87" w:rsidR="006F091E" w:rsidP="00360AC3" w:rsidRDefault="006F091E" w14:paraId="31707DF8" w14:textId="77777777">
      <w:pPr>
        <w:pStyle w:val="ListParagraph"/>
        <w:spacing w:before="240" w:after="240"/>
        <w:ind w:left="0"/>
        <w:rPr>
          <w:lang w:val="en-GB"/>
        </w:rPr>
      </w:pPr>
    </w:p>
    <w:p w:rsidR="00AB1845" w:rsidP="54E34731" w:rsidRDefault="5349F789" w14:paraId="51B22441" w14:textId="4AC9B7CB">
      <w:pPr>
        <w:pStyle w:val="ListParagraph"/>
        <w:numPr>
          <w:ilvl w:val="0"/>
          <w:numId w:val="2"/>
        </w:numPr>
        <w:spacing w:before="240" w:after="240"/>
        <w:rPr>
          <w:rFonts w:ascii="Aptos" w:hAnsi="Aptos" w:eastAsia="Aptos" w:cs="Aptos"/>
        </w:rPr>
      </w:pPr>
      <w:commentRangeStart w:id="222"/>
      <w:commentRangeStart w:id="223"/>
      <w:r w:rsidRPr="54E34731">
        <w:rPr>
          <w:rFonts w:ascii="Aptos" w:hAnsi="Aptos" w:eastAsia="Aptos" w:cs="Aptos"/>
        </w:rPr>
        <w:t>Cross-country variation</w:t>
      </w:r>
      <w:commentRangeEnd w:id="222"/>
      <w:r w:rsidRPr="54E34731" w:rsidR="002F0CDB">
        <w:rPr>
          <w:rStyle w:val="CommentReference"/>
          <w:rFonts w:ascii="Aptos" w:hAnsi="Aptos" w:eastAsia="Aptos" w:cs="Aptos"/>
          <w:sz w:val="24"/>
          <w:szCs w:val="24"/>
        </w:rPr>
        <w:commentReference w:id="222"/>
      </w:r>
      <w:commentRangeEnd w:id="223"/>
      <w:r>
        <w:rPr>
          <w:rStyle w:val="CommentReference"/>
        </w:rPr>
        <w:commentReference w:id="223"/>
      </w:r>
      <w:r w:rsidRPr="54E34731">
        <w:rPr>
          <w:rFonts w:ascii="Aptos" w:hAnsi="Aptos" w:eastAsia="Aptos" w:cs="Aptos"/>
        </w:rPr>
        <w:t xml:space="preserve"> in the relative vs. absolute framing effect: The paper notes that the difference between absolute and relative framing effects is concentrated among net receiver countries (Spain, Poland, Italy). This is an important asymmetry that is underexplored. What could drive this pattern? Is it that net receiver respondents react more to large absolute numbers because they find the prospect of reduction more salient? Or is there something specific about the political context of these countries during the survey period? A more structured discussion would strengthen the paper's contribution.</w:t>
      </w:r>
    </w:p>
    <w:p w:rsidR="00360AC3" w:rsidP="00171BB3" w:rsidRDefault="00090734" w14:paraId="0171FD2F" w14:textId="77777777">
      <w:pPr>
        <w:spacing w:before="240" w:after="240"/>
        <w:rPr>
          <w:ins w:author="Rossella Icardi" w:date="2026-05-04T13:35:00Z" w16du:dateUtc="2026-05-04T12:35:00Z" w:id="224"/>
          <w:rFonts w:ascii="Aptos" w:hAnsi="Aptos" w:eastAsia="Aptos" w:cs="Aptos"/>
          <w:color w:val="EE0000"/>
        </w:rPr>
      </w:pPr>
      <w:ins w:author="BLASCO Andrea (JRC)" w:date="2026-04-22T15:10:00Z" w16du:dateUtc="2026-04-22T13:10:00Z" w:id="225">
        <w:r>
          <w:rPr>
            <w:rFonts w:ascii="Aptos" w:hAnsi="Aptos" w:eastAsia="Aptos" w:cs="Aptos"/>
            <w:color w:val="EE0000"/>
          </w:rPr>
          <w:t xml:space="preserve">@Rossella -- </w:t>
        </w:r>
      </w:ins>
      <w:ins w:author="BLASCO Andrea (JRC)" w:date="2026-04-22T15:09:00Z" w16du:dateUtc="2026-04-22T13:09:00Z" w:id="226">
        <w:r w:rsidRPr="006459C6" w:rsidR="00F06D12">
          <w:rPr>
            <w:rFonts w:ascii="Aptos" w:hAnsi="Aptos" w:eastAsia="Aptos" w:cs="Aptos"/>
            <w:strike/>
            <w:color w:val="EE0000"/>
            <w:rPrChange w:author="BLASCO Andrea (JRC)" w:date="2026-04-22T15:09:00Z" w16du:dateUtc="2026-04-22T13:09:00Z" w:id="227">
              <w:rPr>
                <w:rFonts w:ascii="Aptos" w:hAnsi="Aptos" w:eastAsia="Aptos" w:cs="Aptos"/>
              </w:rPr>
            </w:rPrChange>
          </w:rPr>
          <w:t xml:space="preserve">New </w:t>
        </w:r>
        <w:r w:rsidRPr="006459C6" w:rsidR="00F06D12">
          <w:rPr>
            <w:rFonts w:ascii="Aptos" w:hAnsi="Aptos" w:eastAsia="Aptos" w:cs="Aptos"/>
            <w:strike/>
            <w:color w:val="EE0000"/>
          </w:rPr>
          <w:t>f</w:t>
        </w:r>
        <w:r w:rsidRPr="006459C6" w:rsidR="00F06D12">
          <w:rPr>
            <w:rFonts w:ascii="Aptos" w:hAnsi="Aptos" w:eastAsia="Aptos" w:cs="Aptos"/>
            <w:strike/>
            <w:color w:val="EE0000"/>
            <w:rPrChange w:author="BLASCO Andrea (JRC)" w:date="2026-04-22T15:09:00Z" w16du:dateUtc="2026-04-22T13:09:00Z" w:id="228">
              <w:rPr>
                <w:rFonts w:ascii="Aptos" w:hAnsi="Aptos" w:eastAsia="Aptos" w:cs="Aptos"/>
              </w:rPr>
            </w:rPrChange>
          </w:rPr>
          <w:t>inding thanks!</w:t>
        </w:r>
      </w:ins>
      <w:ins w:author="BLASCO Andrea (JRC)" w:date="2026-04-22T15:10:00Z" w16du:dateUtc="2026-04-22T13:10:00Z" w:id="229">
        <w:r w:rsidRPr="006459C6" w:rsidR="0091397A">
          <w:rPr>
            <w:rFonts w:ascii="Aptos" w:hAnsi="Aptos" w:eastAsia="Aptos" w:cs="Aptos"/>
            <w:strike/>
            <w:color w:val="EE0000"/>
          </w:rPr>
          <w:t xml:space="preserve"> – Discussion</w:t>
        </w:r>
        <w:r w:rsidRPr="006459C6" w:rsidR="00C27268">
          <w:rPr>
            <w:rFonts w:ascii="Aptos" w:hAnsi="Aptos" w:eastAsia="Aptos" w:cs="Aptos"/>
            <w:strike/>
            <w:color w:val="EE0000"/>
          </w:rPr>
          <w:t xml:space="preserve">. </w:t>
        </w:r>
        <w:r w:rsidRPr="006459C6" w:rsidR="00C5222A">
          <w:rPr>
            <w:rFonts w:ascii="Aptos" w:hAnsi="Aptos" w:eastAsia="Aptos" w:cs="Aptos"/>
            <w:strike/>
            <w:color w:val="EE0000"/>
          </w:rPr>
          <w:t>Further research.</w:t>
        </w:r>
        <w:r w:rsidR="00C5222A">
          <w:rPr>
            <w:rFonts w:ascii="Aptos" w:hAnsi="Aptos" w:eastAsia="Aptos" w:cs="Aptos"/>
            <w:color w:val="EE0000"/>
          </w:rPr>
          <w:t xml:space="preserve"> </w:t>
        </w:r>
      </w:ins>
    </w:p>
    <w:p w:rsidR="00331BC8" w:rsidP="00171BB3" w:rsidRDefault="00331BC8" w14:paraId="01B14F82" w14:textId="29602B69">
      <w:pPr>
        <w:spacing w:before="240" w:after="240"/>
        <w:rPr>
          <w:ins w:author="Rossella Icardi" w:date="2026-05-04T12:54:00Z" w16du:dateUtc="2026-05-04T11:54:00Z" w:id="230"/>
          <w:rFonts w:ascii="Aptos" w:hAnsi="Aptos" w:eastAsia="Aptos" w:cs="Aptos"/>
          <w:color w:val="EE0000"/>
        </w:rPr>
      </w:pPr>
      <w:ins w:author="Rossella Icardi" w:date="2026-05-04T12:50:00Z" w16du:dateUtc="2026-05-04T11:50:00Z" w:id="231">
        <w:r>
          <w:rPr>
            <w:rFonts w:ascii="Aptos" w:hAnsi="Aptos" w:eastAsia="Aptos" w:cs="Aptos"/>
            <w:color w:val="EE0000"/>
          </w:rPr>
          <w:t xml:space="preserve">Thanks for this comment, this is indeed a pattern that wasn’t discussed in the </w:t>
        </w:r>
      </w:ins>
      <w:ins w:author="Rossella Icardi" w:date="2026-05-04T13:35:00Z" w16du:dateUtc="2026-05-04T12:35:00Z" w:id="232">
        <w:r w:rsidR="00360AC3">
          <w:rPr>
            <w:rFonts w:ascii="Aptos" w:hAnsi="Aptos" w:eastAsia="Aptos" w:cs="Aptos"/>
            <w:color w:val="EE0000"/>
          </w:rPr>
          <w:t xml:space="preserve">older version of the </w:t>
        </w:r>
      </w:ins>
      <w:ins w:author="Rossella Icardi" w:date="2026-05-04T12:50:00Z" w16du:dateUtc="2026-05-04T11:50:00Z" w:id="233">
        <w:r>
          <w:rPr>
            <w:rFonts w:ascii="Aptos" w:hAnsi="Aptos" w:eastAsia="Aptos" w:cs="Aptos"/>
            <w:color w:val="EE0000"/>
          </w:rPr>
          <w:t>paper.</w:t>
        </w:r>
      </w:ins>
      <w:ins w:author="Rossella Icardi" w:date="2026-05-04T12:51:00Z" w16du:dateUtc="2026-05-04T11:51:00Z" w:id="234">
        <w:r w:rsidR="00217BB7">
          <w:rPr>
            <w:rFonts w:ascii="Aptos" w:hAnsi="Aptos" w:eastAsia="Aptos" w:cs="Aptos"/>
            <w:color w:val="EE0000"/>
          </w:rPr>
          <w:t xml:space="preserve"> We have now revised the manuscript by adding this discussion </w:t>
        </w:r>
        <w:r w:rsidR="00171BB3">
          <w:rPr>
            <w:rFonts w:ascii="Aptos" w:hAnsi="Aptos" w:eastAsia="Aptos" w:cs="Aptos"/>
            <w:color w:val="EE0000"/>
          </w:rPr>
          <w:t>that aligns with the perspective proposed by the Equity Theory</w:t>
        </w:r>
      </w:ins>
      <w:ins w:author="Rossella Icardi" w:date="2026-05-04T12:54:00Z" w16du:dateUtc="2026-05-04T11:54:00Z" w:id="235">
        <w:r w:rsidR="007A379B">
          <w:rPr>
            <w:rFonts w:ascii="Aptos" w:hAnsi="Aptos" w:eastAsia="Aptos" w:cs="Aptos"/>
            <w:color w:val="EE0000"/>
          </w:rPr>
          <w:t xml:space="preserve"> on page 15</w:t>
        </w:r>
      </w:ins>
      <w:ins w:author="Rossella Icardi" w:date="2026-05-04T12:51:00Z" w16du:dateUtc="2026-05-04T11:51:00Z" w:id="236">
        <w:r w:rsidR="00171BB3">
          <w:rPr>
            <w:rFonts w:ascii="Aptos" w:hAnsi="Aptos" w:eastAsia="Aptos" w:cs="Aptos"/>
            <w:color w:val="EE0000"/>
          </w:rPr>
          <w:t>.</w:t>
        </w:r>
      </w:ins>
    </w:p>
    <w:p w:rsidRPr="00F06D12" w:rsidR="00331BC8" w:rsidP="00331BC8" w:rsidRDefault="00331BC8" w14:paraId="48327733" w14:textId="77777777">
      <w:pPr>
        <w:spacing w:before="240" w:after="240"/>
        <w:ind w:left="720"/>
        <w:rPr>
          <w:ins w:author="BLASCO Andrea (JRC)" w:date="2026-04-22T15:08:00Z" w16du:dateUtc="2026-04-22T13:08:00Z" w:id="237"/>
          <w:rFonts w:ascii="Aptos" w:hAnsi="Aptos" w:eastAsia="Aptos" w:cs="Aptos"/>
          <w:color w:val="EE0000"/>
          <w:rPrChange w:author="BLASCO Andrea (JRC)" w:date="2026-04-22T15:09:00Z" w16du:dateUtc="2026-04-22T13:09:00Z" w:id="238">
            <w:rPr>
              <w:ins w:author="BLASCO Andrea (JRC)" w:date="2026-04-22T15:08:00Z" w16du:dateUtc="2026-04-22T13:08:00Z" w:id="239"/>
            </w:rPr>
          </w:rPrChange>
        </w:rPr>
        <w:pPrChange w:author="Rossella Icardi" w:date="2026-05-04T12:50:00Z" w16du:dateUtc="2026-05-04T11:50:00Z" w:id="240">
          <w:pPr>
            <w:numPr>
              <w:numId w:val="2"/>
            </w:numPr>
            <w:spacing w:before="240" w:after="240"/>
            <w:ind w:left="720" w:hanging="360"/>
          </w:pPr>
        </w:pPrChange>
      </w:pPr>
    </w:p>
    <w:p w:rsidR="00AB1845" w:rsidP="54E34731" w:rsidRDefault="5349F789" w14:paraId="58EB3C9C" w14:textId="65A1E3C5">
      <w:pPr>
        <w:pStyle w:val="ListParagraph"/>
        <w:numPr>
          <w:ilvl w:val="0"/>
          <w:numId w:val="2"/>
        </w:numPr>
        <w:spacing w:before="240" w:after="240"/>
        <w:rPr>
          <w:ins w:author="Rossella Icardi" w:date="2026-04-21T23:17:00Z" w16du:dateUtc="2026-04-21T22:17:00Z" w:id="241"/>
          <w:rFonts w:ascii="Aptos" w:hAnsi="Aptos" w:eastAsia="Aptos" w:cs="Aptos"/>
        </w:rPr>
      </w:pPr>
      <w:commentRangeStart w:id="242"/>
      <w:commentRangeStart w:id="243"/>
      <w:r w:rsidRPr="54E34731">
        <w:rPr>
          <w:rFonts w:ascii="Aptos" w:hAnsi="Aptos" w:eastAsia="Aptos" w:cs="Aptos"/>
        </w:rPr>
        <w:t xml:space="preserve">The paper </w:t>
      </w:r>
      <w:commentRangeEnd w:id="242"/>
      <w:r w:rsidRPr="54E34731" w:rsidR="00754553">
        <w:rPr>
          <w:rStyle w:val="CommentReference"/>
          <w:rFonts w:ascii="Aptos" w:hAnsi="Aptos" w:eastAsia="Aptos" w:cs="Aptos"/>
          <w:sz w:val="24"/>
          <w:szCs w:val="24"/>
        </w:rPr>
        <w:commentReference w:id="242"/>
      </w:r>
      <w:commentRangeEnd w:id="243"/>
      <w:r>
        <w:rPr>
          <w:rStyle w:val="CommentReference"/>
        </w:rPr>
        <w:commentReference w:id="243"/>
      </w:r>
      <w:r w:rsidRPr="54E34731">
        <w:rPr>
          <w:rFonts w:ascii="Aptos" w:hAnsi="Aptos" w:eastAsia="Aptos" w:cs="Aptos"/>
        </w:rPr>
        <w:t>presents heterogeneous effects by political orientation (left, center, right), but political orientation is not straightforwardly comparable across countries. In particular, mainstream right and populist right parties have followed very different migration narratives across EU countries over the past decade. The paper would benefit from a discussion of whether the political orientation variable is comparable across countries, and whether the heterogeneous effects might partly reflect country-specific political contexts rather than a general left-right divide.</w:t>
      </w:r>
    </w:p>
    <w:p w:rsidRPr="003542E8" w:rsidR="000D7CEA" w:rsidDel="000337D4" w:rsidRDefault="00B36D62" w14:paraId="6DD9482C" w14:textId="30AEC8B4">
      <w:pPr>
        <w:spacing w:before="240" w:after="240"/>
        <w:rPr>
          <w:ins w:author="Rossella Icardi" w:date="2026-04-22T12:00:00Z" w16du:dateUtc="2026-04-22T11:00:00Z" w:id="244"/>
          <w:del w:author="BLASCO Andrea (JRC)" w:date="2026-04-22T15:12:00Z" w16du:dateUtc="2026-04-22T13:12:00Z" w:id="245"/>
          <w:rFonts w:ascii="Aptos" w:hAnsi="Aptos" w:eastAsia="Aptos" w:cs="Aptos"/>
          <w:color w:val="EE0000"/>
          <w:rPrChange w:author="BLASCO Andrea (JRC)" w:date="2026-04-22T15:12:00Z" w16du:dateUtc="2026-04-22T13:12:00Z" w:id="246">
            <w:rPr>
              <w:ins w:author="Rossella Icardi" w:date="2026-04-22T12:00:00Z" w16du:dateUtc="2026-04-22T11:00:00Z" w:id="247"/>
              <w:del w:author="BLASCO Andrea (JRC)" w:date="2026-04-22T15:12:00Z" w16du:dateUtc="2026-04-22T13:12:00Z" w:id="248"/>
              <w:rFonts w:ascii="Aptos" w:hAnsi="Aptos" w:eastAsia="Aptos" w:cs="Aptos"/>
              <w:lang w:val="en-GB"/>
            </w:rPr>
          </w:rPrChange>
        </w:rPr>
      </w:pPr>
      <w:ins w:author="BLASCO Andrea (JRC)" w:date="2026-04-22T15:10:00Z" w16du:dateUtc="2026-04-22T13:10:00Z" w:id="249">
        <w:del w:author="CABEZA MARTINEZ Begona (JRC-ISPRA)" w:date="2026-04-30T15:25:00Z" w16du:dateUtc="2026-04-30T15:25:24Z" w:id="250">
          <w:r w:rsidRPr="00D11EE6">
            <w:rPr>
              <w:rFonts w:ascii="Aptos" w:hAnsi="Aptos" w:eastAsia="Aptos" w:cs="Aptos"/>
              <w:color w:val="EE0000"/>
              <w:rPrChange w:author="BLASCO Andrea (JRC)" w:date="2026-04-22T15:11:00Z" w16du:dateUtc="2026-04-22T13:11:00Z" w:id="251">
                <w:rPr>
                  <w:rFonts w:ascii="Aptos" w:hAnsi="Aptos" w:eastAsia="Aptos" w:cs="Aptos"/>
                </w:rPr>
              </w:rPrChange>
            </w:rPr>
            <w:delText>@</w:delText>
          </w:r>
          <w:r w:rsidRPr="00D11EE6" w:rsidR="00D11EE6">
            <w:rPr>
              <w:rFonts w:ascii="Aptos" w:hAnsi="Aptos" w:eastAsia="Aptos" w:cs="Aptos"/>
              <w:color w:val="EE0000"/>
              <w:rPrChange w:author="BLASCO Andrea (JRC)" w:date="2026-04-22T15:11:00Z" w16du:dateUtc="2026-04-22T13:11:00Z" w:id="252">
                <w:rPr>
                  <w:rFonts w:ascii="Aptos" w:hAnsi="Aptos" w:eastAsia="Aptos" w:cs="Aptos"/>
                </w:rPr>
              </w:rPrChange>
            </w:rPr>
            <w:delText>B</w:delText>
          </w:r>
        </w:del>
      </w:ins>
      <w:ins w:author="BLASCO Andrea (JRC)" w:date="2026-04-22T15:11:00Z" w16du:dateUtc="2026-04-22T13:11:00Z" w:id="253">
        <w:del w:author="CABEZA MARTINEZ Begona (JRC-ISPRA)" w:date="2026-04-30T15:25:00Z" w16du:dateUtc="2026-04-30T15:25:24Z" w:id="254">
          <w:r w:rsidRPr="00D11EE6" w:rsidR="00D11EE6">
            <w:rPr>
              <w:rFonts w:ascii="Aptos" w:hAnsi="Aptos" w:eastAsia="Aptos" w:cs="Aptos"/>
              <w:color w:val="EE0000"/>
              <w:rPrChange w:author="BLASCO Andrea (JRC)" w:date="2026-04-22T15:11:00Z" w16du:dateUtc="2026-04-22T13:11:00Z" w:id="255">
                <w:rPr>
                  <w:rFonts w:ascii="Aptos" w:hAnsi="Aptos" w:eastAsia="Aptos" w:cs="Aptos"/>
                </w:rPr>
              </w:rPrChange>
            </w:rPr>
            <w:delText>egona</w:delText>
          </w:r>
          <w:r w:rsidR="00D11EE6">
            <w:rPr>
              <w:rFonts w:ascii="Aptos" w:hAnsi="Aptos" w:eastAsia="Aptos" w:cs="Aptos"/>
              <w:color w:val="EE0000"/>
            </w:rPr>
            <w:delText xml:space="preserve"> – reference to papers</w:delText>
          </w:r>
          <w:r w:rsidR="005D03BE">
            <w:rPr>
              <w:rFonts w:ascii="Aptos" w:hAnsi="Aptos" w:eastAsia="Aptos" w:cs="Aptos"/>
              <w:color w:val="EE0000"/>
            </w:rPr>
            <w:delText xml:space="preserve">. </w:delText>
          </w:r>
          <w:r w:rsidR="003B17FA">
            <w:rPr>
              <w:rFonts w:ascii="Aptos" w:hAnsi="Aptos" w:eastAsia="Aptos" w:cs="Aptos"/>
              <w:color w:val="EE0000"/>
            </w:rPr>
            <w:delText xml:space="preserve">Discuss in limitations of the discussion. </w:delText>
          </w:r>
        </w:del>
      </w:ins>
      <w:ins w:author="Rossella Icardi" w:date="2026-04-22T12:00:00Z" w16du:dateUtc="2026-04-22T11:00:00Z" w:id="256">
        <w:del w:author="CABEZA MARTINEZ Begona (JRC-ISPRA)" w:date="2026-04-30T15:25:00Z" w16du:dateUtc="2026-04-30T15:25:24Z" w:id="257">
          <w:r w:rsidRPr="003542E8" w:rsidDel="000337D4" w:rsidR="000D7CEA">
            <w:rPr>
              <w:rFonts w:ascii="Aptos" w:hAnsi="Aptos" w:eastAsia="Aptos" w:cs="Aptos"/>
              <w:color w:val="EE0000"/>
              <w:lang w:val="en-GB"/>
              <w:rPrChange w:author="BLASCO Andrea (JRC)" w:date="2026-04-22T15:12:00Z" w16du:dateUtc="2026-04-22T13:12:00Z" w:id="258">
                <w:rPr>
                  <w:rFonts w:ascii="Aptos" w:hAnsi="Aptos" w:eastAsia="Aptos" w:cs="Aptos"/>
                  <w:lang w:val="en-GB"/>
                </w:rPr>
              </w:rPrChange>
            </w:rPr>
            <w:delText>PAG 18</w:delText>
          </w:r>
        </w:del>
      </w:ins>
    </w:p>
    <w:p w:rsidRPr="00085B57" w:rsidR="006F091E" w:rsidDel="00E57AA6" w:rsidRDefault="006F091E" w14:paraId="22C98D9F" w14:textId="43EC4AB8">
      <w:pPr>
        <w:spacing w:before="240" w:after="240"/>
        <w:rPr>
          <w:ins w:author="Rossella Icardi" w:date="2026-04-21T23:17:00Z" w16du:dateUtc="2026-04-21T22:17:00Z" w:id="259"/>
          <w:del w:author="BLASCO Andrea (JRC)" w:date="2026-04-22T15:12:00Z" w16du:dateUtc="2026-04-22T13:12:00Z" w:id="260"/>
          <w:rFonts w:ascii="Aptos" w:hAnsi="Aptos" w:eastAsia="Aptos" w:cs="Aptos"/>
          <w:color w:val="EE0000"/>
          <w:lang w:val="en-GB"/>
          <w:rPrChange w:author="BLASCO Andrea (JRC)" w:date="2026-04-22T15:12:00Z" w16du:dateUtc="2026-04-22T13:12:00Z" w:id="261">
            <w:rPr>
              <w:ins w:author="Rossella Icardi" w:date="2026-04-21T23:17:00Z" w16du:dateUtc="2026-04-21T22:17:00Z" w:id="262"/>
              <w:del w:author="BLASCO Andrea (JRC)" w:date="2026-04-22T15:12:00Z" w16du:dateUtc="2026-04-22T13:12:00Z" w:id="263"/>
              <w:lang w:val="en-GB"/>
            </w:rPr>
          </w:rPrChange>
        </w:rPr>
        <w:pPrChange w:author="BLASCO Andrea (JRC)" w:date="2026-04-22T15:12:00Z" w16du:dateUtc="2026-04-22T13:12:00Z" w:id="264">
          <w:pPr>
            <w:numPr>
              <w:numId w:val="2"/>
            </w:numPr>
            <w:spacing w:before="240" w:after="240"/>
            <w:ind w:left="720" w:hanging="360"/>
          </w:pPr>
        </w:pPrChange>
      </w:pPr>
      <w:ins w:author="Rossella Icardi" w:date="2026-04-21T23:17:00Z" w16du:dateUtc="2026-04-21T22:17:00Z" w:id="265">
        <w:r w:rsidRPr="003542E8">
          <w:rPr>
            <w:rFonts w:ascii="Aptos" w:hAnsi="Aptos" w:eastAsia="Aptos" w:cs="Aptos"/>
            <w:color w:val="EE0000"/>
            <w:lang w:val="en-GB"/>
            <w:rPrChange w:author="BLASCO Andrea (JRC)" w:date="2026-04-22T15:12:00Z" w16du:dateUtc="2026-04-22T13:12:00Z" w:id="266">
              <w:rPr>
                <w:lang w:val="en-GB"/>
              </w:rPr>
            </w:rPrChange>
          </w:rPr>
          <w:lastRenderedPageBreak/>
          <w:t>Thank you for this comment. We agree that political orientation is not perfectly comparable across countries and that the meaning of “left,” “center,” and “right” can vary substantially depending on national party systems and migration discourses</w:t>
        </w:r>
      </w:ins>
      <w:ins w:author="CABEZA MARTINEZ Begona (JRC-ISPRA)" w:date="2026-04-30T15:24:00Z" w16du:dateUtc="2026-04-30T15:24:05Z" w:id="267">
        <w:r w:rsidRPr="738CF66C" w:rsidR="281E7264">
          <w:rPr>
            <w:rFonts w:ascii="Aptos" w:hAnsi="Aptos" w:eastAsia="Aptos" w:cs="Aptos"/>
            <w:color w:val="EE0000"/>
            <w:lang w:val="en-GB"/>
          </w:rPr>
          <w:t xml:space="preserve">, </w:t>
        </w:r>
        <w:r w:rsidRPr="738CF66C" w:rsidR="281E7264">
          <w:rPr>
            <w:rFonts w:ascii="Aptos" w:hAnsi="Aptos" w:eastAsia="Aptos" w:cs="Aptos"/>
            <w:lang w:val="en-GB"/>
          </w:rPr>
          <w:t>, including differences between mainstream-right and populist radical-right</w:t>
        </w:r>
      </w:ins>
      <w:ins w:author="Rossella Icardi" w:date="2026-04-21T23:17:00Z" w16du:dateUtc="2026-04-21T22:17:00Z" w:id="268">
        <w:del w:author="CABEZA MARTINEZ Begona (JRC-ISPRA)" w:date="2026-04-30T15:24:00Z" w16du:dateUtc="2026-04-30T15:24:29Z" w:id="269">
          <w:r w:rsidRPr="738CF66C" w:rsidDel="0C560D7D">
            <w:rPr>
              <w:rFonts w:ascii="Aptos" w:hAnsi="Aptos" w:eastAsia="Aptos" w:cs="Aptos"/>
              <w:color w:val="EE0000"/>
              <w:lang w:val="en-GB"/>
              <w:rPrChange w:author="BLASCO Andrea (JRC)" w:date="2026-04-22T15:12:00Z" w16du:dateUtc="2026-04-22T13:12:00Z" w:id="270">
                <w:rPr>
                  <w:lang w:val="en-GB"/>
                </w:rPr>
              </w:rPrChange>
            </w:rPr>
            <w:delText>.</w:delText>
          </w:r>
          <w:r w:rsidRPr="003542E8">
            <w:rPr>
              <w:rFonts w:ascii="Aptos" w:hAnsi="Aptos" w:eastAsia="Aptos" w:cs="Aptos"/>
              <w:color w:val="EE0000"/>
              <w:lang w:val="en-GB"/>
              <w:rPrChange w:author="BLASCO Andrea (JRC)" w:date="2026-04-22T15:12:00Z" w16du:dateUtc="2026-04-22T13:12:00Z" w:id="271">
                <w:rPr>
                  <w:lang w:val="en-GB"/>
                </w:rPr>
              </w:rPrChange>
            </w:rPr>
            <w:delText xml:space="preserve"> In particular, as you note, the positioning and rhetoric of mainstream right versus populist radical right parties differ markedly across EU member states, especially in the domain of asylum and migration. </w:delText>
          </w:r>
        </w:del>
        <w:r w:rsidRPr="003542E8">
          <w:rPr>
            <w:rFonts w:ascii="Aptos" w:hAnsi="Aptos" w:eastAsia="Aptos" w:cs="Aptos"/>
            <w:color w:val="EE0000"/>
            <w:lang w:val="en-GB"/>
            <w:rPrChange w:author="BLASCO Andrea (JRC)" w:date="2026-04-22T15:12:00Z" w16du:dateUtc="2026-04-22T13:12:00Z" w:id="272">
              <w:rPr>
                <w:lang w:val="en-GB"/>
              </w:rPr>
            </w:rPrChange>
          </w:rPr>
          <w:t>We now explicitly acknowledge this limitation in the paper and clarify that our political orientation measure should be interpreted as a self-</w:t>
        </w:r>
      </w:ins>
      <w:ins w:author="CABEZA MARTINEZ Begona (JRC-ISPRA)" w:date="2026-04-30T15:25:00Z" w16du:dateUtc="2026-04-30T15:25:04Z" w:id="273">
        <w:r w:rsidRPr="738CF66C" w:rsidR="713DBCD3">
          <w:rPr>
            <w:rFonts w:ascii="Aptos" w:hAnsi="Aptos" w:eastAsia="Aptos" w:cs="Aptos"/>
            <w:color w:val="EE0000"/>
            <w:lang w:val="en-GB"/>
          </w:rPr>
          <w:t>reported</w:t>
        </w:r>
      </w:ins>
      <w:ins w:author="Rossella Icardi" w:date="2026-04-21T23:17:00Z" w16du:dateUtc="2026-04-21T22:17:00Z" w:id="274">
        <w:del w:author="CABEZA MARTINEZ Begona (JRC-ISPRA)" w:date="2026-04-30T15:25:00Z" w16du:dateUtc="2026-04-30T15:25:07Z" w:id="275">
          <w:r w:rsidRPr="003542E8">
            <w:rPr>
              <w:rFonts w:ascii="Aptos" w:hAnsi="Aptos" w:eastAsia="Aptos" w:cs="Aptos"/>
              <w:color w:val="EE0000"/>
              <w:lang w:val="en-GB"/>
              <w:rPrChange w:author="BLASCO Andrea (JRC)" w:date="2026-04-22T15:12:00Z" w16du:dateUtc="2026-04-22T13:12:00Z" w:id="276">
                <w:rPr>
                  <w:lang w:val="en-GB"/>
                </w:rPr>
              </w:rPrChange>
            </w:rPr>
            <w:delText>identified</w:delText>
          </w:r>
        </w:del>
        <w:r w:rsidRPr="003542E8">
          <w:rPr>
            <w:rFonts w:ascii="Aptos" w:hAnsi="Aptos" w:eastAsia="Aptos" w:cs="Aptos"/>
            <w:color w:val="EE0000"/>
            <w:lang w:val="en-GB"/>
            <w:rPrChange w:author="BLASCO Andrea (JRC)" w:date="2026-04-22T15:12:00Z" w16du:dateUtc="2026-04-22T13:12:00Z" w:id="277">
              <w:rPr>
                <w:lang w:val="en-GB"/>
              </w:rPr>
            </w:rPrChange>
          </w:rPr>
          <w:t xml:space="preserve"> ideological placement rather than a harmonized cross-national construct.</w:t>
        </w:r>
      </w:ins>
      <w:ins w:author="BLASCO Andrea (JRC)" w:date="2026-04-22T15:12:00Z" w16du:dateUtc="2026-04-22T13:12:00Z" w:id="278">
        <w:r w:rsidR="00085B57">
          <w:rPr>
            <w:rFonts w:ascii="Aptos" w:hAnsi="Aptos" w:eastAsia="Aptos" w:cs="Aptos"/>
            <w:color w:val="EE0000"/>
            <w:lang w:val="en-GB"/>
          </w:rPr>
          <w:t xml:space="preserve"> </w:t>
        </w:r>
      </w:ins>
    </w:p>
    <w:p w:rsidRPr="00085B57" w:rsidR="006F091E" w:rsidDel="00740E19" w:rsidRDefault="006F091E" w14:paraId="294ADBAA" w14:textId="08551C8C">
      <w:pPr>
        <w:spacing w:before="240" w:after="240"/>
        <w:rPr>
          <w:ins w:author="Rossella Icardi" w:date="2026-04-21T23:17:00Z" w16du:dateUtc="2026-04-21T22:17:00Z" w:id="279"/>
          <w:del w:author="BLASCO Andrea (JRC)" w:date="2026-04-22T14:46:00Z" w16du:dateUtc="2026-04-22T12:46:00Z" w:id="280"/>
          <w:rFonts w:ascii="Aptos" w:hAnsi="Aptos" w:eastAsia="Aptos" w:cs="Aptos"/>
          <w:color w:val="EE0000"/>
          <w:lang w:val="en-GB"/>
          <w:rPrChange w:author="BLASCO Andrea (JRC)" w:date="2026-04-22T15:12:00Z" w16du:dateUtc="2026-04-22T13:12:00Z" w:id="281">
            <w:rPr>
              <w:ins w:author="Rossella Icardi" w:date="2026-04-21T23:17:00Z" w16du:dateUtc="2026-04-21T22:17:00Z" w:id="282"/>
              <w:del w:author="BLASCO Andrea (JRC)" w:date="2026-04-22T14:46:00Z" w16du:dateUtc="2026-04-22T12:46:00Z" w:id="283"/>
              <w:lang w:val="en-GB"/>
            </w:rPr>
          </w:rPrChange>
        </w:rPr>
        <w:pPrChange w:author="BLASCO Andrea (JRC)" w:date="2026-04-22T15:12:00Z" w16du:dateUtc="2026-04-22T13:12:00Z" w:id="284">
          <w:pPr>
            <w:numPr>
              <w:numId w:val="2"/>
            </w:numPr>
            <w:spacing w:before="240" w:after="240"/>
            <w:ind w:left="720" w:hanging="360"/>
          </w:pPr>
        </w:pPrChange>
      </w:pPr>
      <w:ins w:author="Rossella Icardi" w:date="2026-04-21T23:17:00Z" w16du:dateUtc="2026-04-21T22:17:00Z" w:id="285">
        <w:r w:rsidRPr="00085B57">
          <w:rPr>
            <w:rFonts w:ascii="Aptos" w:hAnsi="Aptos" w:eastAsia="Aptos" w:cs="Aptos"/>
            <w:color w:val="EE0000"/>
            <w:lang w:val="en-GB"/>
            <w:rPrChange w:author="BLASCO Andrea (JRC)" w:date="2026-04-22T15:12:00Z" w16du:dateUtc="2026-04-22T13:12:00Z" w:id="286">
              <w:rPr>
                <w:lang w:val="en-GB"/>
              </w:rPr>
            </w:rPrChange>
          </w:rPr>
          <w:t>To address the concern that the heterogeneous effects may reflect country-specific political contexts rather than a general left–right divide, we have strengthened the discussion</w:t>
        </w:r>
      </w:ins>
      <w:r w:rsidRPr="00657742" w:rsidR="00216B46">
        <w:rPr>
          <w:rFonts w:ascii="Aptos" w:hAnsi="Aptos" w:eastAsia="Aptos" w:cs="Aptos"/>
          <w:color w:val="EE0000"/>
          <w:lang w:val="en-GB"/>
        </w:rPr>
        <w:t>.</w:t>
      </w:r>
    </w:p>
    <w:p w:rsidRPr="00085B57" w:rsidR="00657742" w:rsidDel="00657742" w:rsidRDefault="00657742" w14:paraId="13C5E103" w14:textId="4043CB25">
      <w:pPr>
        <w:spacing w:before="240" w:after="240"/>
        <w:rPr>
          <w:del w:author="Rossella Icardi" w:date="2026-05-04T13:43:00Z" w16du:dateUtc="2026-05-04T12:43:00Z" w:id="287"/>
          <w:rFonts w:ascii="Aptos" w:hAnsi="Aptos" w:eastAsia="Aptos" w:cs="Aptos"/>
          <w:color w:val="EE0000"/>
          <w:lang w:val="en-GB"/>
          <w:rPrChange w:author="BLASCO Andrea (JRC)" w:date="2026-04-22T15:12:00Z" w16du:dateUtc="2026-04-22T13:12:00Z" w:id="288">
            <w:rPr>
              <w:del w:author="Rossella Icardi" w:date="2026-05-04T13:43:00Z" w16du:dateUtc="2026-05-04T12:43:00Z" w:id="289"/>
            </w:rPr>
          </w:rPrChange>
        </w:rPr>
        <w:pPrChange w:author="BLASCO Andrea (JRC)" w:date="2026-04-22T15:12:00Z" w16du:dateUtc="2026-04-22T13:12:00Z" w:id="290">
          <w:pPr>
            <w:numPr>
              <w:numId w:val="2"/>
            </w:numPr>
            <w:spacing w:before="240" w:after="240"/>
            <w:ind w:left="720" w:hanging="360"/>
          </w:pPr>
        </w:pPrChange>
      </w:pPr>
      <w:ins w:author="Rossella Icardi" w:date="2026-05-04T13:43:00Z" w16du:dateUtc="2026-05-04T12:43:00Z" w:id="291">
        <w:r>
          <w:rPr>
            <w:rFonts w:ascii="Aptos" w:hAnsi="Aptos" w:eastAsia="Aptos" w:cs="Aptos"/>
            <w:color w:val="EE0000"/>
            <w:lang w:val="en-GB"/>
          </w:rPr>
          <w:t xml:space="preserve">8. </w:t>
        </w:r>
      </w:ins>
    </w:p>
    <w:p w:rsidR="00AB1845" w:rsidDel="00C253D6" w:rsidP="00657742" w:rsidRDefault="5349F789" w14:paraId="0D2C44D2" w14:textId="51002B7E">
      <w:pPr>
        <w:spacing w:before="240" w:after="240"/>
        <w:rPr>
          <w:del w:author="BLASCO Andrea (JRC)" w:date="2026-04-22T15:13:00Z" w16du:dateUtc="2026-04-22T13:13:00Z" w:id="292"/>
          <w:rFonts w:ascii="Aptos" w:hAnsi="Aptos" w:eastAsia="Aptos" w:cs="Aptos"/>
        </w:rPr>
      </w:pPr>
      <w:r w:rsidRPr="54E34731">
        <w:rPr>
          <w:rFonts w:ascii="Aptos" w:hAnsi="Aptos" w:eastAsia="Aptos" w:cs="Aptos"/>
        </w:rPr>
        <w:t>Baseline differences by political orientation: The divergent reactions to absolute information by political orientation may partly reflect differences in baseline information environments. Right-leaning respondents are, on average, more exposed to anti-immigration media framings that use large absolute numbers. If so, the treatment effect is not purely a framing effect but also an interaction with pre-existing "media diet". The paper should acknowledge this limitation and, if possible, use the available data to test for it.</w:t>
      </w:r>
    </w:p>
    <w:p w:rsidRPr="00112F68" w:rsidR="00112F68" w:rsidP="00112F68" w:rsidRDefault="79F78FD7" w14:paraId="13C9A2D0" w14:textId="04207E71">
      <w:pPr>
        <w:spacing w:before="240" w:after="240"/>
        <w:rPr>
          <w:ins w:author="BLASCO Andrea (JRC)" w:date="2026-04-22T15:13:00Z" w16du:dateUtc="2026-04-22T13:13:00Z" w:id="293"/>
          <w:del w:author="CABEZA MARTINEZ Begona (JRC-ISPRA)" w:date="2026-04-30T15:26:00Z" w16du:dateUtc="2026-04-30T15:26:02Z" w:id="294"/>
          <w:rFonts w:ascii="Aptos" w:hAnsi="Aptos" w:eastAsia="Aptos" w:cs="Aptos"/>
          <w:color w:val="EE0000"/>
          <w:rPrChange w:author="BLASCO Andrea (JRC)" w:date="2026-04-22T15:13:00Z" w16du:dateUtc="2026-04-22T13:13:00Z" w:id="295">
            <w:rPr>
              <w:ins w:author="BLASCO Andrea (JRC)" w:date="2026-04-22T15:13:00Z" w16du:dateUtc="2026-04-22T13:13:00Z" w:id="296"/>
              <w:del w:author="CABEZA MARTINEZ Begona (JRC-ISPRA)" w:date="2026-04-30T15:26:00Z" w16du:dateUtc="2026-04-30T15:26:02Z" w:id="297"/>
              <w:rFonts w:ascii="Aptos" w:hAnsi="Aptos" w:eastAsia="Aptos" w:cs="Aptos"/>
            </w:rPr>
          </w:rPrChange>
        </w:rPr>
      </w:pPr>
      <w:ins w:author="CABEZA MARTINEZ Begona (JRC-ISPRA)" w:date="2026-04-30T15:26:00Z" w16du:dateUtc="2026-04-30T15:26:04Z" w:id="298">
        <w:r w:rsidRPr="738CF66C">
          <w:rPr>
            <w:rFonts w:ascii="Aptos" w:hAnsi="Aptos" w:eastAsia="Aptos" w:cs="Aptos"/>
            <w:color w:val="EE0000"/>
          </w:rPr>
          <w:t xml:space="preserve"> </w:t>
        </w:r>
        <w:r w:rsidRPr="738CF66C">
          <w:rPr>
            <w:rFonts w:ascii="Aptos" w:hAnsi="Aptos" w:eastAsia="Aptos" w:cs="Aptos"/>
          </w:rPr>
          <w:t>Thank you for this helpful comment. We agree that the stronger response to absolute information among right-leaning respondents may partly reflect differences in prior beliefs and information environments. We have revised the Discussion to acknowledge this limitation explicitly, noting that our design does not separately identify respondents’ pre-treatment media exposure. We therefore interpret this heterogeneity cautiously.</w:t>
        </w:r>
      </w:ins>
    </w:p>
    <w:p w:rsidR="00AB1845" w:rsidP="54E34731" w:rsidRDefault="5349F789" w14:paraId="0DF07977" w14:textId="31AB4D85">
      <w:pPr>
        <w:spacing w:before="240" w:after="240"/>
      </w:pPr>
      <w:r w:rsidRPr="54E34731">
        <w:rPr>
          <w:rFonts w:ascii="Aptos" w:hAnsi="Aptos" w:eastAsia="Aptos" w:cs="Aptos"/>
        </w:rPr>
        <w:t>Minor Comments</w:t>
      </w:r>
    </w:p>
    <w:p w:rsidR="00AB1845" w:rsidDel="00063FC5" w:rsidP="54E34731" w:rsidRDefault="204D4163" w14:paraId="5881BE97" w14:textId="1B152DE2">
      <w:pPr>
        <w:pStyle w:val="ListParagraph"/>
        <w:numPr>
          <w:ilvl w:val="0"/>
          <w:numId w:val="1"/>
        </w:numPr>
        <w:spacing w:before="240" w:after="240"/>
        <w:rPr>
          <w:del w:author="BLASCO Andrea (JRC)" w:date="2026-04-22T15:14:00Z" w16du:dateUtc="2026-04-22T13:14:00Z" w:id="299"/>
          <w:rFonts w:ascii="Aptos" w:hAnsi="Aptos" w:eastAsia="Aptos" w:cs="Aptos"/>
        </w:rPr>
      </w:pPr>
      <w:commentRangeStart w:id="300"/>
      <w:r w:rsidRPr="6733B548">
        <w:rPr>
          <w:rFonts w:ascii="Aptos" w:hAnsi="Aptos" w:eastAsia="Aptos" w:cs="Aptos"/>
        </w:rPr>
        <w:t>Figure 4.1 rounding: The percentages in Figure 4.1 for the control group do not sum to 100% in all cases (e.g., the overall total appears to sum to 99%, and Italy appears to sum to 101%). Please verify and correct.</w:t>
      </w:r>
      <w:commentRangeEnd w:id="300"/>
      <w:r w:rsidR="5349F789">
        <w:rPr>
          <w:rStyle w:val="CommentReference"/>
          <w:rFonts w:ascii="Aptos" w:hAnsi="Aptos" w:eastAsia="Aptos" w:cs="Aptos"/>
          <w:sz w:val="24"/>
          <w:szCs w:val="24"/>
        </w:rPr>
        <w:commentReference w:id="300"/>
      </w:r>
      <w:ins w:author="BLASCO Andrea (JRC)" w:date="2026-04-22T15:14:00Z" w16du:dateUtc="2026-04-22T13:14:00Z" w:id="301">
        <w:r w:rsidR="00063FC5">
          <w:rPr>
            <w:rFonts w:ascii="Aptos" w:hAnsi="Aptos" w:eastAsia="Aptos" w:cs="Aptos"/>
          </w:rPr>
          <w:t xml:space="preserve"> </w:t>
        </w:r>
        <w:r w:rsidRPr="00063FC5" w:rsidR="00063FC5">
          <w:rPr>
            <w:rFonts w:ascii="Aptos" w:hAnsi="Aptos" w:eastAsia="Aptos" w:cs="Aptos"/>
            <w:color w:val="EE0000"/>
            <w:rPrChange w:author="BLASCO Andrea (JRC)" w:date="2026-04-22T15:14:00Z" w16du:dateUtc="2026-04-22T13:14:00Z" w:id="302">
              <w:rPr>
                <w:rFonts w:ascii="Aptos" w:hAnsi="Aptos" w:eastAsia="Aptos" w:cs="Aptos"/>
              </w:rPr>
            </w:rPrChange>
          </w:rPr>
          <w:t>@AB</w:t>
        </w:r>
      </w:ins>
    </w:p>
    <w:p w:rsidRPr="00063FC5" w:rsidR="00063FC5" w:rsidP="00063FC5" w:rsidRDefault="00063FC5" w14:paraId="71C17FC6" w14:textId="45F51A7F">
      <w:pPr>
        <w:pStyle w:val="ListParagraph"/>
        <w:numPr>
          <w:ilvl w:val="0"/>
          <w:numId w:val="1"/>
        </w:numPr>
        <w:spacing w:before="240" w:after="240"/>
        <w:rPr>
          <w:ins w:author="BLASCO Andrea (JRC)" w:date="2026-04-22T15:14:00Z" w16du:dateUtc="2026-04-22T13:14:00Z" w:id="303"/>
          <w:rFonts w:ascii="Aptos" w:hAnsi="Aptos" w:eastAsia="Aptos" w:cs="Aptos"/>
          <w:rPrChange w:author="BLASCO Andrea (JRC)" w:date="2026-04-22T15:14:00Z" w16du:dateUtc="2026-04-22T13:14:00Z" w:id="304">
            <w:rPr>
              <w:ins w:author="BLASCO Andrea (JRC)" w:date="2026-04-22T15:14:00Z" w16du:dateUtc="2026-04-22T13:14:00Z" w:id="305"/>
            </w:rPr>
          </w:rPrChange>
        </w:rPr>
      </w:pPr>
    </w:p>
    <w:p w:rsidR="00AB1845" w:rsidP="54E34731" w:rsidRDefault="204D4163" w14:paraId="153C5A2B" w14:textId="201C1E42">
      <w:pPr>
        <w:pStyle w:val="ListParagraph"/>
        <w:numPr>
          <w:ilvl w:val="0"/>
          <w:numId w:val="1"/>
        </w:numPr>
        <w:spacing w:before="240" w:after="240"/>
        <w:rPr>
          <w:rFonts w:ascii="Aptos" w:hAnsi="Aptos" w:eastAsia="Aptos" w:cs="Aptos"/>
        </w:rPr>
      </w:pPr>
      <w:commentRangeStart w:id="306"/>
      <w:commentRangeStart w:id="307"/>
      <w:r w:rsidRPr="6733B548">
        <w:rPr>
          <w:rFonts w:ascii="Aptos" w:hAnsi="Aptos" w:eastAsia="Aptos" w:cs="Aptos"/>
        </w:rPr>
        <w:t xml:space="preserve">The paper does not explain why these </w:t>
      </w:r>
      <w:r w:rsidRPr="00026040">
        <w:rPr>
          <w:rFonts w:ascii="Aptos" w:hAnsi="Aptos" w:eastAsia="Aptos" w:cs="Aptos"/>
          <w:highlight w:val="yellow"/>
          <w:rPrChange w:author="BLASCO Andrea (JRC)" w:date="2026-04-22T15:14:00Z" w16du:dateUtc="2026-04-22T13:14:00Z" w:id="308">
            <w:rPr>
              <w:rFonts w:ascii="Aptos" w:hAnsi="Aptos" w:eastAsia="Aptos" w:cs="Aptos"/>
            </w:rPr>
          </w:rPrChange>
        </w:rPr>
        <w:t>specific eight countries were selected</w:t>
      </w:r>
      <w:r w:rsidRPr="6733B548">
        <w:rPr>
          <w:rFonts w:ascii="Aptos" w:hAnsi="Aptos" w:eastAsia="Aptos" w:cs="Aptos"/>
        </w:rPr>
        <w:t>. A brief justification, such as that they represent border vs. non-border countries, EU North/South/East, or countries with high vs. low historical asylum application rates, would help the reader understand the scope and generalizability of the findings.</w:t>
      </w:r>
      <w:commentRangeEnd w:id="306"/>
      <w:r w:rsidR="5349F789">
        <w:rPr>
          <w:rStyle w:val="CommentReference"/>
          <w:rFonts w:ascii="Aptos" w:hAnsi="Aptos" w:eastAsia="Aptos" w:cs="Aptos"/>
          <w:sz w:val="24"/>
          <w:szCs w:val="24"/>
        </w:rPr>
        <w:commentReference w:id="306"/>
      </w:r>
      <w:commentRangeEnd w:id="307"/>
      <w:r>
        <w:rPr>
          <w:rStyle w:val="CommentReference"/>
        </w:rPr>
        <w:commentReference w:id="307"/>
      </w:r>
    </w:p>
    <w:p w:rsidR="00E750C6" w:rsidP="00026040" w:rsidRDefault="00B91D6D" w14:paraId="62549D65" w14:textId="797648A3">
      <w:pPr>
        <w:pStyle w:val="ListParagraph"/>
        <w:numPr>
          <w:ilvl w:val="1"/>
          <w:numId w:val="1"/>
        </w:numPr>
        <w:spacing w:before="240" w:after="240"/>
        <w:rPr>
          <w:ins w:author="Rossella Icardi" w:date="2026-04-29T14:10:00Z" w16du:dateUtc="2026-04-29T13:10:00Z" w:id="310"/>
          <w:rFonts w:ascii="Aptos" w:hAnsi="Aptos" w:eastAsia="Aptos" w:cs="Aptos"/>
          <w:color w:val="EE0000"/>
        </w:rPr>
      </w:pPr>
      <w:ins w:author="BLASCO Andrea (JRC)" w:date="2026-04-22T15:15:00Z" w16du:dateUtc="2026-04-22T13:15:00Z" w:id="311">
        <w:r>
          <w:rPr>
            <w:rFonts w:ascii="Aptos" w:hAnsi="Aptos" w:eastAsia="Aptos" w:cs="Aptos"/>
            <w:color w:val="EE0000"/>
          </w:rPr>
          <w:lastRenderedPageBreak/>
          <w:t xml:space="preserve">@rossella -- </w:t>
        </w:r>
      </w:ins>
      <w:ins w:author="BLASCO Andrea (JRC)" w:date="2026-04-22T15:14:00Z" w16du:dateUtc="2026-04-22T13:14:00Z" w:id="312">
        <w:r w:rsidR="00F1372D">
          <w:rPr>
            <w:rFonts w:ascii="Aptos" w:hAnsi="Aptos" w:eastAsia="Aptos" w:cs="Aptos"/>
            <w:color w:val="EE0000"/>
          </w:rPr>
          <w:t xml:space="preserve">TOR: </w:t>
        </w:r>
        <w:r w:rsidR="00E750C6">
          <w:rPr>
            <w:rFonts w:ascii="Aptos" w:hAnsi="Aptos" w:eastAsia="Aptos" w:cs="Aptos"/>
            <w:color w:val="EE0000"/>
          </w:rPr>
          <w:t>Balance</w:t>
        </w:r>
        <w:r w:rsidR="00EC4CFA">
          <w:rPr>
            <w:rFonts w:ascii="Aptos" w:hAnsi="Aptos" w:eastAsia="Aptos" w:cs="Aptos"/>
            <w:color w:val="EE0000"/>
          </w:rPr>
          <w:t xml:space="preserve"> </w:t>
        </w:r>
        <w:r w:rsidR="00032622">
          <w:rPr>
            <w:rFonts w:ascii="Aptos" w:hAnsi="Aptos" w:eastAsia="Aptos" w:cs="Aptos"/>
            <w:color w:val="EE0000"/>
          </w:rPr>
          <w:t>// geographic // exposure?</w:t>
        </w:r>
      </w:ins>
    </w:p>
    <w:p w:rsidR="00334316" w:rsidP="00C21FEE" w:rsidRDefault="00334316" w14:paraId="402CCD5B" w14:textId="4F4427DD">
      <w:pPr>
        <w:spacing w:before="240" w:after="240"/>
        <w:rPr>
          <w:ins w:author="Rossella Icardi" w:date="2026-04-30T17:53:00Z" w16du:dateUtc="2026-04-30T16:53:00Z" w:id="313"/>
          <w:rFonts w:ascii="Aptos" w:hAnsi="Aptos" w:eastAsia="Aptos" w:cs="Aptos"/>
          <w:color w:val="EE0000"/>
        </w:rPr>
        <w:pPrChange w:author="Rossella Icardi" w:date="2026-05-04T12:55:00Z" w16du:dateUtc="2026-05-04T11:55:00Z" w:id="314">
          <w:pPr>
            <w:numPr>
              <w:ilvl w:val="1"/>
              <w:numId w:val="1"/>
            </w:numPr>
            <w:spacing w:before="240" w:after="240"/>
            <w:ind w:left="1440" w:hanging="360"/>
          </w:pPr>
        </w:pPrChange>
      </w:pPr>
      <w:ins w:author="Rossella Icardi" w:date="2026-04-29T14:10:00Z" w16du:dateUtc="2026-04-29T13:10:00Z" w:id="315">
        <w:r>
          <w:rPr>
            <w:rFonts w:ascii="Aptos" w:hAnsi="Aptos" w:eastAsia="Aptos" w:cs="Aptos"/>
            <w:color w:val="EE0000"/>
          </w:rPr>
          <w:t>Thank you for this comment, a</w:t>
        </w:r>
      </w:ins>
      <w:ins w:author="Rossella Icardi" w:date="2026-04-29T14:11:00Z" w16du:dateUtc="2026-04-29T13:11:00Z" w:id="316">
        <w:r>
          <w:rPr>
            <w:rFonts w:ascii="Aptos" w:hAnsi="Aptos" w:eastAsia="Aptos" w:cs="Aptos"/>
            <w:color w:val="EE0000"/>
          </w:rPr>
          <w:t>n explanation for the choice of the countries has now been added on page 7.</w:t>
        </w:r>
      </w:ins>
    </w:p>
    <w:p w:rsidR="00AB1845" w:rsidP="54E34731" w:rsidRDefault="204D4163" w14:paraId="0AF8A423" w14:textId="203D14D3">
      <w:pPr>
        <w:pStyle w:val="ListParagraph"/>
        <w:numPr>
          <w:ilvl w:val="0"/>
          <w:numId w:val="1"/>
        </w:numPr>
        <w:spacing w:before="240" w:after="240"/>
        <w:rPr>
          <w:rFonts w:ascii="Aptos" w:hAnsi="Aptos" w:eastAsia="Aptos" w:cs="Aptos"/>
        </w:rPr>
      </w:pPr>
      <w:commentRangeStart w:id="317"/>
      <w:r w:rsidRPr="6733B548">
        <w:rPr>
          <w:rFonts w:ascii="Aptos" w:hAnsi="Aptos" w:eastAsia="Aptos" w:cs="Aptos"/>
        </w:rPr>
        <w:t>Figure 4.6 / 4.7 labeling: Section 4.4.3 discusses Figure 4.6 (age heterogeneity), but Section 4.4.4 also refers to "Figure 4.6" for knowledge heterogeneity. The caption labels it Figure 4.7. Please correct the cross-references consistently throughout the text.</w:t>
      </w:r>
      <w:commentRangeEnd w:id="317"/>
      <w:r w:rsidR="5349F789">
        <w:rPr>
          <w:rStyle w:val="CommentReference"/>
          <w:rFonts w:ascii="Aptos" w:hAnsi="Aptos" w:eastAsia="Aptos" w:cs="Aptos"/>
          <w:sz w:val="24"/>
          <w:szCs w:val="24"/>
        </w:rPr>
        <w:commentReference w:id="317"/>
      </w:r>
    </w:p>
    <w:p w:rsidRPr="00227844" w:rsidR="00B91D6D" w:rsidRDefault="00B91D6D" w14:paraId="42358394" w14:textId="77777777">
      <w:pPr>
        <w:pStyle w:val="ListParagraph"/>
        <w:numPr>
          <w:ilvl w:val="1"/>
          <w:numId w:val="1"/>
        </w:numPr>
        <w:spacing w:before="240" w:after="240"/>
        <w:rPr>
          <w:ins w:author="BLASCO Andrea (JRC)" w:date="2026-04-22T15:15:00Z" w16du:dateUtc="2026-04-22T13:15:00Z" w:id="318"/>
          <w:rFonts w:ascii="Aptos" w:hAnsi="Aptos" w:eastAsia="Aptos" w:cs="Aptos"/>
          <w:color w:val="EE0000"/>
          <w:rPrChange w:author="BLASCO Andrea (JRC)" w:date="2026-04-30T13:58:00Z" w16du:dateUtc="2026-04-30T12:58:00Z" w:id="319">
            <w:rPr>
              <w:ins w:author="BLASCO Andrea (JRC)" w:date="2026-04-22T15:15:00Z" w16du:dateUtc="2026-04-22T13:15:00Z" w:id="320"/>
              <w:rFonts w:ascii="Aptos" w:hAnsi="Aptos" w:eastAsia="Aptos" w:cs="Aptos"/>
            </w:rPr>
          </w:rPrChange>
        </w:rPr>
        <w:pPrChange w:author="BLASCO Andrea (JRC)" w:date="2026-04-22T15:15:00Z" w16du:dateUtc="2026-04-22T13:15:00Z" w:id="321">
          <w:pPr>
            <w:pStyle w:val="ListParagraph"/>
            <w:numPr>
              <w:numId w:val="1"/>
            </w:numPr>
            <w:spacing w:before="240" w:after="240"/>
            <w:ind w:hanging="360"/>
          </w:pPr>
        </w:pPrChange>
      </w:pPr>
      <w:ins w:author="BLASCO Andrea (JRC)" w:date="2026-04-22T15:15:00Z" w16du:dateUtc="2026-04-22T13:15:00Z" w:id="322">
        <w:r w:rsidRPr="00062716">
          <w:rPr>
            <w:rFonts w:ascii="Aptos" w:hAnsi="Aptos" w:eastAsia="Aptos" w:cs="Aptos"/>
            <w:color w:val="EE0000"/>
          </w:rPr>
          <w:t>@AB</w:t>
        </w:r>
      </w:ins>
    </w:p>
    <w:p w:rsidRPr="00227844" w:rsidR="00227844" w:rsidP="002F06AF" w:rsidRDefault="00227844" w14:paraId="44917A6E" w14:textId="77777777">
      <w:pPr>
        <w:numPr>
          <w:ilvl w:val="1"/>
          <w:numId w:val="1"/>
        </w:numPr>
        <w:spacing w:before="240" w:after="240"/>
        <w:rPr>
          <w:ins w:author="BLASCO Andrea (JRC)" w:date="2026-04-30T13:24:00Z" w16du:dateUtc="2026-04-30T11:24:00Z" w:id="323"/>
          <w:rFonts w:ascii="Aptos" w:hAnsi="Aptos" w:eastAsia="Aptos" w:cs="Aptos"/>
          <w:color w:val="EE0000"/>
          <w:rPrChange w:author="BLASCO Andrea (JRC)" w:date="2026-04-30T13:24:00Z" w16du:dateUtc="2026-04-30T11:24:00Z" w:id="324">
            <w:rPr>
              <w:ins w:author="BLASCO Andrea (JRC)" w:date="2026-04-30T13:24:00Z" w16du:dateUtc="2026-04-30T11:24:00Z" w:id="325"/>
            </w:rPr>
          </w:rPrChange>
        </w:rPr>
      </w:pPr>
    </w:p>
    <w:p w:rsidR="00227844" w:rsidP="00227844" w:rsidRDefault="00227844" w14:paraId="26ACD585" w14:textId="77777777">
      <w:pPr>
        <w:spacing w:before="240" w:after="240"/>
        <w:rPr>
          <w:ins w:author="BLASCO Andrea (JRC)" w:date="2026-04-30T13:24:00Z" w16du:dateUtc="2026-04-30T11:24:00Z" w:id="326"/>
          <w:rFonts w:ascii="Aptos" w:hAnsi="Aptos" w:eastAsia="Aptos" w:cs="Aptos"/>
          <w:color w:val="EE0000"/>
        </w:rPr>
      </w:pPr>
    </w:p>
    <w:p w:rsidR="00AB1845" w:rsidP="54E34731" w:rsidRDefault="204D4163" w14:paraId="4A0626EA" w14:textId="796805A0">
      <w:pPr>
        <w:pStyle w:val="ListParagraph"/>
        <w:numPr>
          <w:ilvl w:val="0"/>
          <w:numId w:val="1"/>
        </w:numPr>
        <w:spacing w:before="240" w:after="240"/>
        <w:rPr>
          <w:rFonts w:ascii="Aptos" w:hAnsi="Aptos" w:eastAsia="Aptos" w:cs="Aptos"/>
        </w:rPr>
      </w:pPr>
      <w:commentRangeStart w:id="327"/>
      <w:commentRangeStart w:id="328"/>
      <w:r w:rsidRPr="29F6811D" w:rsidR="204D4163">
        <w:rPr>
          <w:rFonts w:ascii="Aptos" w:hAnsi="Aptos" w:eastAsia="Aptos" w:cs="Aptos"/>
        </w:rPr>
        <w:t xml:space="preserve">Discussion of </w:t>
      </w:r>
      <w:r w:rsidRPr="29F6811D" w:rsidR="204D4163">
        <w:rPr>
          <w:rFonts w:ascii="Aptos" w:hAnsi="Aptos" w:eastAsia="Aptos" w:cs="Aptos"/>
          <w:highlight w:val="yellow"/>
          <w:rPrChange w:author="BLASCO Andrea (JRC)" w:date="2026-04-22T15:15:00Z" w16du:dateUtc="2026-04-22T13:15:00Z" w:id="899964108">
            <w:rPr>
              <w:rFonts w:ascii="Aptos" w:hAnsi="Aptos" w:eastAsia="Aptos" w:cs="Aptos"/>
            </w:rPr>
          </w:rPrChange>
        </w:rPr>
        <w:t>positive externalities</w:t>
      </w:r>
      <w:r w:rsidRPr="29F6811D" w:rsidR="204D4163">
        <w:rPr>
          <w:rFonts w:ascii="Aptos" w:hAnsi="Aptos" w:eastAsia="Aptos" w:cs="Aptos"/>
        </w:rPr>
        <w:t>: The paper focuses exclusively on the costs of hosting asylum seekers. It does not acknowledge that some respondents may weigh potential positive externalities of asylum seekers (e.g., labor market contributions, demographic effects). This is especially relevant for countries with ageing populations. A brief discussion of whether the survey captured such beliefs would enrich the analysis.</w:t>
      </w:r>
      <w:commentRangeEnd w:id="327"/>
      <w:r>
        <w:rPr>
          <w:rStyle w:val="CommentReference"/>
        </w:rPr>
        <w:commentReference w:id="327"/>
      </w:r>
      <w:commentRangeEnd w:id="328"/>
      <w:r>
        <w:rPr>
          <w:rStyle w:val="CommentReference"/>
        </w:rPr>
        <w:commentReference w:id="328"/>
      </w:r>
    </w:p>
    <w:p w:rsidRPr="00046EF6" w:rsidR="00046EF6" w:rsidP="29F6811D" w:rsidRDefault="00046EF6" w14:paraId="33195EA2" w14:textId="09A13F33">
      <w:pPr>
        <w:pStyle w:val="ListParagraph"/>
        <w:numPr>
          <w:ilvl w:val="0"/>
          <w:numId w:val="9"/>
        </w:numPr>
        <w:spacing w:before="240" w:after="240"/>
        <w:rPr>
          <w:ins w:author="KRAWCZYK Michal (JRC)" w:date="2026-05-16T21:19:53.157Z" w16du:dateUtc="2026-05-16T21:19:53.157Z" w:id="364255639"/>
          <w:rFonts w:ascii="Aptos" w:hAnsi="Aptos" w:eastAsia="Aptos" w:cs="Aptos"/>
          <w:color w:val="EE0000"/>
          <w:rPrChange w:author="" w16du:dateUtc="2026-04-22T13:15:00Z" w:id="1247884530">
            <w:rPr>
              <w:ins w:author="KRAWCZYK Michal (JRC)" w:date="2026-05-16T21:19:53.157Z" w16du:dateUtc="2026-05-16T21:19:53.157Z" w:id="370076004"/>
              <w:rFonts w:ascii="Aptos" w:hAnsi="Aptos" w:eastAsia="Aptos" w:cs="Aptos"/>
            </w:rPr>
          </w:rPrChange>
        </w:rPr>
      </w:pPr>
    </w:p>
    <w:p w:rsidRPr="00046EF6" w:rsidR="00046EF6" w:rsidP="29F6811D" w:rsidRDefault="00046EF6" w14:paraId="29F43FCD" w14:textId="359EA21B">
      <w:pPr>
        <w:pStyle w:val="ListParagraph"/>
        <w:numPr>
          <w:ilvl w:val="0"/>
          <w:numId w:val="9"/>
        </w:numPr>
        <w:spacing w:before="240" w:after="240"/>
        <w:rPr>
          <w:ins w:author="KRAWCZYK Michal (JRC)" w:date="2026-05-16T21:24:51.16Z" w16du:dateUtc="2026-05-16T21:24:51.16Z" w:id="1452658"/>
          <w:rFonts w:ascii="Aptos" w:hAnsi="Aptos" w:eastAsia="Aptos" w:cs="Aptos"/>
          <w:color w:val="EE0000"/>
          <w:rPrChange w:author="" w16du:dateUtc="2026-04-22T13:15:00Z" w:id="877341559">
            <w:rPr>
              <w:ins w:author="KRAWCZYK Michal (JRC)" w:date="2026-05-16T21:24:51.16Z" w16du:dateUtc="2026-05-16T21:24:51.16Z" w:id="108806326"/>
              <w:rFonts w:ascii="Aptos" w:hAnsi="Aptos" w:eastAsia="Aptos" w:cs="Aptos"/>
            </w:rPr>
          </w:rPrChange>
        </w:rPr>
        <w:pPrChange w:author="KRAWCZYK Michal (JRC)" w:date="2026-05-16T21:19:49.93Z" w16du:dateUtc="2026-04-22T13:15:00Z" w:id="333">
          <w:pPr>
            <w:pStyle w:val="ListParagraph"/>
            <w:numPr>
              <w:ilvl w:val="1"/>
              <w:numId w:val="1"/>
            </w:numPr>
            <w:spacing w:before="240" w:after="240"/>
            <w:ind/>
          </w:pPr>
        </w:pPrChange>
      </w:pPr>
      <w:ins w:author="KRAWCZYK Michal (JRC)" w:date="2026-05-16T21:19:52.154Z" w16du:dateUtc="2026-05-16T21:19:52.154Z" w:id="217585648">
        <w:r w:rsidRPr="29F6811D" w:rsidR="7390D58B">
          <w:rPr>
            <w:rFonts w:ascii="Aptos" w:hAnsi="Aptos" w:eastAsia="Aptos" w:cs="Aptos"/>
            <w:color w:val="EE0000"/>
          </w:rPr>
          <w:t xml:space="preserve">Thanks for this </w:t>
        </w:r>
        <w:r w:rsidRPr="29F6811D" w:rsidR="7390D58B">
          <w:rPr>
            <w:rFonts w:ascii="Aptos" w:hAnsi="Aptos" w:eastAsia="Aptos" w:cs="Aptos"/>
            <w:color w:val="EE0000"/>
          </w:rPr>
          <w:t>important point</w:t>
        </w:r>
        <w:r w:rsidRPr="29F6811D" w:rsidR="7390D58B">
          <w:rPr>
            <w:rFonts w:ascii="Aptos" w:hAnsi="Aptos" w:eastAsia="Aptos" w:cs="Aptos"/>
            <w:color w:val="EE0000"/>
          </w:rPr>
          <w:t>.</w:t>
        </w:r>
      </w:ins>
      <w:ins w:author="KRAWCZYK Michal (JRC)" w:date="2026-05-16T21:20:00.287Z" w16du:dateUtc="2026-05-16T21:20:00.287Z" w:id="498354811">
        <w:r w:rsidRPr="29F6811D" w:rsidR="7390D58B">
          <w:rPr>
            <w:rFonts w:ascii="Aptos" w:hAnsi="Aptos" w:eastAsia="Aptos" w:cs="Aptos"/>
            <w:color w:val="EE0000"/>
          </w:rPr>
          <w:t xml:space="preserve"> </w:t>
        </w:r>
      </w:ins>
      <w:ins w:author="KRAWCZYK Michal (JRC)" w:date="2026-05-16T21:19:52.154Z" w16du:dateUtc="2026-05-16T21:19:52.154Z" w:id="1200798592">
        <w:r w:rsidRPr="29F6811D" w:rsidR="7390D58B">
          <w:rPr>
            <w:rFonts w:ascii="Aptos" w:hAnsi="Aptos" w:eastAsia="Aptos" w:cs="Aptos"/>
            <w:color w:val="EE0000"/>
          </w:rPr>
          <w:t xml:space="preserve">We </w:t>
        </w:r>
      </w:ins>
      <w:ins w:author="KRAWCZYK Michal (JRC)" w:date="2026-05-16T21:22:59.774Z" w16du:dateUtc="2026-05-16T21:22:59.774Z" w:id="1395593791">
        <w:r w:rsidRPr="29F6811D" w:rsidR="5DF22A9E">
          <w:rPr>
            <w:rFonts w:ascii="Aptos" w:hAnsi="Aptos" w:eastAsia="Aptos" w:cs="Aptos"/>
            <w:color w:val="EE0000"/>
          </w:rPr>
          <w:t xml:space="preserve">completely agree that there are benefits for the host country. </w:t>
        </w:r>
      </w:ins>
      <w:ins w:author="KRAWCZYK Michal (JRC)" w:date="2026-05-16T21:23:42.456Z" w16du:dateUtc="2026-05-16T21:23:42.456Z" w:id="934714987">
        <w:r w:rsidRPr="29F6811D" w:rsidR="5DF22A9E">
          <w:rPr>
            <w:rFonts w:ascii="Aptos" w:hAnsi="Aptos" w:eastAsia="Aptos" w:cs="Aptos"/>
            <w:color w:val="EE0000"/>
          </w:rPr>
          <w:t xml:space="preserve">We are merely assuming that for </w:t>
        </w:r>
        <w:r w:rsidRPr="29F6811D" w:rsidR="5DF22A9E">
          <w:rPr>
            <w:rFonts w:ascii="Aptos" w:hAnsi="Aptos" w:eastAsia="Aptos" w:cs="Aptos"/>
            <w:color w:val="EE0000"/>
          </w:rPr>
          <w:t>large</w:t>
        </w:r>
        <w:r w:rsidRPr="29F6811D" w:rsidR="5DF22A9E">
          <w:rPr>
            <w:rFonts w:ascii="Aptos" w:hAnsi="Aptos" w:eastAsia="Aptos" w:cs="Aptos"/>
            <w:color w:val="EE0000"/>
          </w:rPr>
          <w:t xml:space="preserve"> majority of respondents, </w:t>
        </w:r>
        <w:r w:rsidRPr="29F6811D" w:rsidR="3A46CF77">
          <w:rPr>
            <w:rFonts w:ascii="Aptos" w:hAnsi="Aptos" w:eastAsia="Aptos" w:cs="Aptos"/>
            <w:color w:val="EE0000"/>
          </w:rPr>
          <w:t>direct, short-term costs outweigh</w:t>
        </w:r>
      </w:ins>
      <w:ins w:author="KRAWCZYK Michal (JRC)" w:date="2026-05-16T21:23:59.893Z" w16du:dateUtc="2026-05-16T21:23:59.893Z" w:id="1276745594">
        <w:r w:rsidRPr="29F6811D" w:rsidR="3A46CF77">
          <w:rPr>
            <w:rFonts w:ascii="Aptos" w:hAnsi="Aptos" w:eastAsia="Aptos" w:cs="Aptos"/>
            <w:color w:val="EE0000"/>
          </w:rPr>
          <w:t xml:space="preserve"> the benefits. While we d</w:t>
        </w:r>
      </w:ins>
      <w:ins w:author="KRAWCZYK Michal (JRC)" w:date="2026-05-16T21:24:59.017Z" w16du:dateUtc="2026-05-16T21:24:59.017Z" w:id="1416177239">
        <w:r w:rsidRPr="29F6811D" w:rsidR="3A46CF77">
          <w:rPr>
            <w:rFonts w:ascii="Aptos" w:hAnsi="Aptos" w:eastAsia="Aptos" w:cs="Aptos"/>
            <w:color w:val="EE0000"/>
          </w:rPr>
          <w:t>id not directly ask about that,</w:t>
        </w:r>
        <w:r w:rsidRPr="29F6811D" w:rsidR="121EE7B9">
          <w:rPr>
            <w:rFonts w:ascii="Aptos" w:hAnsi="Aptos" w:eastAsia="Aptos" w:cs="Aptos"/>
            <w:color w:val="EE0000"/>
          </w:rPr>
          <w:t xml:space="preserve"> we did ask whether </w:t>
        </w:r>
      </w:ins>
      <w:ins w:author="KRAWCZYK Michal (JRC)" w:date="2026-05-16T21:28:33.743Z" w16du:dateUtc="2026-05-16T21:28:33.743Z" w:id="1282418575">
        <w:r w:rsidRPr="29F6811D" w:rsidR="567D6A19">
          <w:rPr>
            <w:rFonts w:ascii="Aptos" w:hAnsi="Aptos" w:eastAsia="Aptos" w:cs="Aptos"/>
            <w:color w:val="EE0000"/>
          </w:rPr>
          <w:t>“</w:t>
        </w:r>
      </w:ins>
      <w:ins w:author="KRAWCZYK Michal (JRC)" w:date="2026-05-16T21:24:59.017Z" w16du:dateUtc="2026-05-16T21:24:59.017Z" w:id="989650968">
        <w:r w:rsidRPr="29F6811D" w:rsidR="121EE7B9">
          <w:rPr>
            <w:rFonts w:ascii="Aptos" w:hAnsi="Aptos" w:eastAsia="Aptos" w:cs="Aptos"/>
            <w:color w:val="EE0000"/>
          </w:rPr>
          <w:t>migrants from outside the EU contribute to the economy in [COUNTRY] (for instance, by paying taxes)?</w:t>
        </w:r>
      </w:ins>
      <w:ins w:author="KRAWCZYK Michal (JRC)" w:date="2026-05-16T21:28:36.73Z" w16du:dateUtc="2026-05-16T21:28:36.73Z" w:id="272872724">
        <w:r w:rsidRPr="29F6811D" w:rsidR="17652F8C">
          <w:rPr>
            <w:rFonts w:ascii="Aptos" w:hAnsi="Aptos" w:eastAsia="Aptos" w:cs="Aptos"/>
            <w:color w:val="EE0000"/>
          </w:rPr>
          <w:t>”</w:t>
        </w:r>
      </w:ins>
      <w:ins w:author="KRAWCZYK Michal (JRC)" w:date="2026-05-16T21:24:59.017Z" w16du:dateUtc="2026-05-16T21:24:59.017Z" w:id="755025882">
        <w:r w:rsidRPr="29F6811D" w:rsidR="121EE7B9">
          <w:rPr>
            <w:rFonts w:ascii="Aptos" w:hAnsi="Aptos" w:eastAsia="Aptos" w:cs="Aptos"/>
            <w:color w:val="EE0000"/>
          </w:rPr>
          <w:t xml:space="preserve"> </w:t>
        </w:r>
      </w:ins>
      <w:ins w:author="KRAWCZYK Michal (JRC)" w:date="2026-05-16T21:25:59.777Z" w16du:dateUtc="2026-05-16T21:25:59.777Z" w:id="154235726">
        <w:r w:rsidRPr="29F6811D" w:rsidR="121EE7B9">
          <w:rPr>
            <w:rFonts w:ascii="Aptos" w:hAnsi="Aptos" w:eastAsia="Aptos" w:cs="Aptos"/>
            <w:color w:val="EE0000"/>
          </w:rPr>
          <w:t xml:space="preserve">Pooling across all countries, </w:t>
        </w:r>
      </w:ins>
      <w:ins w:author="KRAWCZYK Michal (JRC)" w:date="2026-05-16T21:28:43.667Z" w16du:dateUtc="2026-05-16T21:28:43.667Z" w:id="1891719475">
        <w:r w:rsidRPr="29F6811D" w:rsidR="1E837250">
          <w:rPr>
            <w:rFonts w:ascii="Aptos" w:hAnsi="Aptos" w:eastAsia="Aptos" w:cs="Aptos"/>
            <w:color w:val="EE0000"/>
          </w:rPr>
          <w:t xml:space="preserve">we see that </w:t>
        </w:r>
      </w:ins>
      <w:ins w:author="KRAWCZYK Michal (JRC)" w:date="2026-05-16T21:25:59.777Z" w16du:dateUtc="2026-05-16T21:25:59.777Z" w:id="1792350946">
        <w:r w:rsidRPr="29F6811D" w:rsidR="121EE7B9">
          <w:rPr>
            <w:rFonts w:ascii="Aptos" w:hAnsi="Aptos" w:eastAsia="Aptos" w:cs="Aptos"/>
            <w:color w:val="EE0000"/>
          </w:rPr>
          <w:t xml:space="preserve">almost </w:t>
        </w:r>
      </w:ins>
      <w:ins w:author="KRAWCZYK Michal (JRC)" w:date="2026-05-16T21:26:17.902Z" w16du:dateUtc="2026-05-16T21:26:17.902Z" w:id="1356914415">
        <w:r w:rsidRPr="29F6811D" w:rsidR="11778682">
          <w:rPr>
            <w:rFonts w:ascii="Aptos" w:hAnsi="Aptos" w:eastAsia="Aptos" w:cs="Aptos"/>
            <w:color w:val="EE0000"/>
          </w:rPr>
          <w:t>57</w:t>
        </w:r>
      </w:ins>
      <w:ins w:author="KRAWCZYK Michal (JRC)" w:date="2026-05-16T21:25:59.777Z" w16du:dateUtc="2026-05-16T21:25:59.777Z" w:id="1947472668">
        <w:r w:rsidRPr="29F6811D" w:rsidR="121EE7B9">
          <w:rPr>
            <w:rFonts w:ascii="Aptos" w:hAnsi="Aptos" w:eastAsia="Aptos" w:cs="Aptos"/>
            <w:color w:val="EE0000"/>
          </w:rPr>
          <w:t xml:space="preserve">% said it was “less than </w:t>
        </w:r>
        <w:r w:rsidRPr="29F6811D" w:rsidR="121EE7B9">
          <w:rPr>
            <w:rFonts w:ascii="Aptos" w:hAnsi="Aptos" w:eastAsia="Aptos" w:cs="Aptos"/>
            <w:color w:val="EE0000"/>
          </w:rPr>
          <w:t>citizen</w:t>
        </w:r>
        <w:r w:rsidRPr="29F6811D" w:rsidR="121EE7B9">
          <w:rPr>
            <w:rFonts w:ascii="Aptos" w:hAnsi="Aptos" w:eastAsia="Aptos" w:cs="Aptos"/>
            <w:color w:val="EE0000"/>
          </w:rPr>
          <w:t xml:space="preserve">” and only 5% </w:t>
        </w:r>
        <w:r w:rsidRPr="29F6811D" w:rsidR="73AF7A2D">
          <w:rPr>
            <w:rFonts w:ascii="Aptos" w:hAnsi="Aptos" w:eastAsia="Aptos" w:cs="Aptos"/>
            <w:color w:val="EE0000"/>
          </w:rPr>
          <w:t>chose “more than citizens</w:t>
        </w:r>
      </w:ins>
      <w:ins w:author="KRAWCZYK Michal (JRC)" w:date="2026-05-16T21:26:56.393Z" w16du:dateUtc="2026-05-16T21:26:56.393Z" w:id="1630751007">
        <w:r w:rsidRPr="29F6811D" w:rsidR="73AF7A2D">
          <w:rPr>
            <w:rFonts w:ascii="Aptos" w:hAnsi="Aptos" w:eastAsia="Aptos" w:cs="Aptos"/>
            <w:color w:val="EE0000"/>
          </w:rPr>
          <w:t>” (2</w:t>
        </w:r>
        <w:r w:rsidRPr="29F6811D" w:rsidR="542F772A">
          <w:rPr>
            <w:rFonts w:ascii="Aptos" w:hAnsi="Aptos" w:eastAsia="Aptos" w:cs="Aptos"/>
            <w:color w:val="EE0000"/>
          </w:rPr>
          <w:t>4 said “as much as citizens” and 13% were unsure). Noting that large majority of migrants</w:t>
        </w:r>
      </w:ins>
      <w:ins w:author="KRAWCZYK Michal (JRC)" w:date="2026-05-16T21:27:57.695Z" w16du:dateUtc="2026-05-16T21:27:57.695Z" w:id="64088836">
        <w:r w:rsidRPr="29F6811D" w:rsidR="542F772A">
          <w:rPr>
            <w:rFonts w:ascii="Aptos" w:hAnsi="Aptos" w:eastAsia="Aptos" w:cs="Aptos"/>
            <w:color w:val="EE0000"/>
          </w:rPr>
          <w:t xml:space="preserve">, but not </w:t>
        </w:r>
        <w:r w:rsidRPr="29F6811D" w:rsidR="7B7DEB86">
          <w:rPr>
            <w:rFonts w:ascii="Aptos" w:hAnsi="Aptos" w:eastAsia="Aptos" w:cs="Aptos"/>
            <w:color w:val="EE0000"/>
          </w:rPr>
          <w:t xml:space="preserve">asylum seekers, </w:t>
        </w:r>
        <w:r w:rsidRPr="29F6811D" w:rsidR="542F772A">
          <w:rPr>
            <w:rFonts w:ascii="Aptos" w:hAnsi="Aptos" w:eastAsia="Aptos" w:cs="Aptos"/>
            <w:color w:val="EE0000"/>
          </w:rPr>
          <w:t xml:space="preserve">come to </w:t>
        </w:r>
        <w:r w:rsidRPr="29F6811D" w:rsidR="542F772A">
          <w:rPr>
            <w:rFonts w:ascii="Aptos" w:hAnsi="Aptos" w:eastAsia="Aptos" w:cs="Aptos"/>
            <w:color w:val="EE0000"/>
          </w:rPr>
          <w:t>work</w:t>
        </w:r>
        <w:r w:rsidRPr="29F6811D" w:rsidR="63A20546">
          <w:rPr>
            <w:rFonts w:ascii="Aptos" w:hAnsi="Aptos" w:eastAsia="Aptos" w:cs="Aptos"/>
            <w:color w:val="EE0000"/>
          </w:rPr>
          <w:t>,</w:t>
        </w:r>
        <w:r w:rsidRPr="29F6811D" w:rsidR="63A20546">
          <w:rPr>
            <w:rFonts w:ascii="Aptos" w:hAnsi="Aptos" w:eastAsia="Aptos" w:cs="Aptos"/>
            <w:color w:val="EE0000"/>
          </w:rPr>
          <w:t xml:space="preserve"> we expect the judgment would have been even more skewed if i</w:t>
        </w:r>
      </w:ins>
      <w:ins w:author="KRAWCZYK Michal (JRC)" w:date="2026-05-16T21:28:09.4Z" w16du:dateUtc="2026-05-16T21:28:09.4Z" w:id="1922774142">
        <w:r w:rsidRPr="29F6811D" w:rsidR="63A20546">
          <w:rPr>
            <w:rFonts w:ascii="Aptos" w:hAnsi="Aptos" w:eastAsia="Aptos" w:cs="Aptos"/>
            <w:color w:val="EE0000"/>
          </w:rPr>
          <w:t>t was restricted to asylum seekers.</w:t>
        </w:r>
      </w:ins>
      <w:ins w:author="KRAWCZYK Michal (JRC)" w:date="2026-05-16T21:29:15.137Z" w16du:dateUtc="2026-05-16T21:29:15.137Z" w:id="2113056935">
        <w:r w:rsidRPr="29F6811D" w:rsidR="684BA499">
          <w:rPr>
            <w:rFonts w:ascii="Aptos" w:hAnsi="Aptos" w:eastAsia="Aptos" w:cs="Aptos"/>
            <w:color w:val="EE0000"/>
          </w:rPr>
          <w:t xml:space="preserve"> Finally, the observed </w:t>
        </w:r>
        <w:r w:rsidRPr="29F6811D" w:rsidR="684BA499">
          <w:rPr>
            <w:rFonts w:ascii="Aptos" w:hAnsi="Aptos" w:eastAsia="Aptos" w:cs="Aptos"/>
            <w:color w:val="EE0000"/>
          </w:rPr>
          <w:t>self-serving bias</w:t>
        </w:r>
      </w:ins>
      <w:ins w:author="KRAWCZYK Michal (JRC)" w:date="2026-05-16T21:28:09.4Z" w16du:dateUtc="2026-05-16T21:28:09.4Z" w:id="1839690327">
        <w:r w:rsidRPr="29F6811D" w:rsidR="63A20546">
          <w:rPr>
            <w:rFonts w:ascii="Aptos" w:hAnsi="Aptos" w:eastAsia="Aptos" w:cs="Aptos"/>
            <w:color w:val="EE0000"/>
          </w:rPr>
          <w:t xml:space="preserve"> </w:t>
        </w:r>
      </w:ins>
      <w:ins w:author="KRAWCZYK Michal (JRC)" w:date="2026-05-16T21:29:59.665Z" w16du:dateUtc="2026-05-16T21:29:59.665Z" w:id="1694657557">
        <w:r w:rsidRPr="29F6811D" w:rsidR="746F11D4">
          <w:rPr>
            <w:rFonts w:ascii="Aptos" w:hAnsi="Aptos" w:eastAsia="Aptos" w:cs="Aptos"/>
            <w:color w:val="EE0000"/>
          </w:rPr>
          <w:t xml:space="preserve">effects are consistent with </w:t>
        </w:r>
        <w:r w:rsidRPr="29F6811D" w:rsidR="746F11D4">
          <w:rPr>
            <w:rFonts w:ascii="Aptos" w:hAnsi="Aptos" w:eastAsia="Aptos" w:cs="Aptos"/>
            <w:color w:val="EE0000"/>
          </w:rPr>
          <w:t>perception</w:t>
        </w:r>
        <w:r w:rsidRPr="29F6811D" w:rsidR="746F11D4">
          <w:rPr>
            <w:rFonts w:ascii="Aptos" w:hAnsi="Aptos" w:eastAsia="Aptos" w:cs="Aptos"/>
            <w:color w:val="EE0000"/>
          </w:rPr>
          <w:t xml:space="preserve"> of asylum seekers primarily in terms of co</w:t>
        </w:r>
      </w:ins>
      <w:ins w:author="KRAWCZYK Michal (JRC)" w:date="2026-05-16T21:30:02.614Z" w16du:dateUtc="2026-05-16T21:30:02.614Z" w:id="1051457671">
        <w:r w:rsidRPr="29F6811D" w:rsidR="746F11D4">
          <w:rPr>
            <w:rFonts w:ascii="Aptos" w:hAnsi="Aptos" w:eastAsia="Aptos" w:cs="Aptos"/>
            <w:color w:val="EE0000"/>
          </w:rPr>
          <w:t xml:space="preserve">sts, not benefits. </w:t>
        </w:r>
      </w:ins>
    </w:p>
    <w:p w:rsidRPr="00046EF6" w:rsidR="00046EF6" w:rsidP="29F6811D" w:rsidRDefault="00046EF6" w14:paraId="051D632F" w14:textId="37D12190">
      <w:pPr>
        <w:pStyle w:val="ListParagraph"/>
        <w:numPr>
          <w:ilvl w:val="0"/>
          <w:numId w:val="9"/>
        </w:numPr>
        <w:spacing w:before="240" w:after="240"/>
        <w:rPr>
          <w:ins w:author="BLASCO Andrea (JRC)" w:date="2026-04-22T15:15:00Z" w16du:dateUtc="2026-04-22T13:15:00Z" w:id="1219645524"/>
          <w:del w:author="KRAWCZYK Michal (JRC)" w:date="2026-05-16T21:19:31.873Z" w16du:dateUtc="2026-05-16T21:19:31.873Z" w:id="1138295155"/>
          <w:rFonts w:ascii="Aptos" w:hAnsi="Aptos" w:eastAsia="Aptos" w:cs="Aptos"/>
          <w:color w:val="EE0000"/>
          <w:rPrChange w:author="BLASCO Andrea (JRC)" w:date="2026-04-22T15:15:00Z" w16du:dateUtc="2026-04-22T13:15:00Z" w:id="749315004">
            <w:rPr>
              <w:ins w:author="BLASCO Andrea (JRC)" w:date="2026-04-22T15:15:00Z" w16du:dateUtc="2026-04-22T13:15:00Z" w:id="298762302"/>
              <w:del w:author="KRAWCZYK Michal (JRC)" w:date="2026-05-16T21:19:31.873Z" w16du:dateUtc="2026-05-16T21:19:31.873Z" w:id="60749661"/>
              <w:rFonts w:ascii="Aptos" w:hAnsi="Aptos" w:eastAsia="Aptos" w:cs="Aptos"/>
            </w:rPr>
          </w:rPrChange>
        </w:rPr>
      </w:pPr>
      <w:ins w:author="BLASCO Andrea (JRC)" w:date="2026-04-22T15:15:00Z" w16du:dateUtc="2026-04-22T13:15:00Z" w:id="1589771939">
        <w:del w:author="KRAWCZYK Michal (JRC)" w:date="2026-05-16T21:23:04.947Z" w16du:dateUtc="2026-05-16T21:23:04.947Z" w:id="256501927">
          <w:r w:rsidRPr="29F6811D" w:rsidDel="00046EF6">
            <w:rPr>
              <w:rFonts w:ascii="Aptos" w:hAnsi="Aptos" w:eastAsia="Aptos" w:cs="Aptos"/>
              <w:color w:val="EE0000"/>
              <w:rPrChange w:author="BLASCO Andrea (JRC)" w:date="2026-04-22T15:15:00Z" w16du:dateUtc="2026-04-22T13:15:00Z" w:id="489315674">
                <w:rPr>
                  <w:rFonts w:ascii="Aptos" w:hAnsi="Aptos" w:eastAsia="Aptos" w:cs="Aptos"/>
                </w:rPr>
              </w:rPrChange>
            </w:rPr>
            <w:delText>@Michal</w:delText>
          </w:r>
        </w:del>
      </w:ins>
    </w:p>
    <w:p w:rsidR="00AB1845" w:rsidP="54E34731" w:rsidRDefault="5349F789" w14:paraId="0B2446B8" w14:textId="1C124CEA">
      <w:pPr>
        <w:spacing w:before="240" w:after="240"/>
      </w:pPr>
      <w:r w:rsidRPr="54E34731">
        <w:rPr>
          <w:rFonts w:ascii="Aptos" w:hAnsi="Aptos" w:eastAsia="Aptos" w:cs="Aptos"/>
        </w:rPr>
        <w:t>%ATTACH_FOR_REVIEWER_DEEP_LINK INSTRUCTIONS%</w:t>
      </w:r>
    </w:p>
    <w:p w:rsidR="00AB1845" w:rsidP="54E34731" w:rsidRDefault="5349F789" w14:paraId="5DC9E11F" w14:textId="626AB055">
      <w:pPr>
        <w:spacing w:before="240" w:after="240"/>
      </w:pPr>
      <w:r w:rsidRPr="54E34731">
        <w:rPr>
          <w:rFonts w:ascii="Aptos" w:hAnsi="Aptos" w:eastAsia="Aptos" w:cs="Aptos"/>
        </w:rPr>
        <w:t xml:space="preserve">For further assistance, please visit our customer support site at </w:t>
      </w:r>
      <w:hyperlink r:id="rId12">
        <w:r w:rsidRPr="54E34731">
          <w:rPr>
            <w:rStyle w:val="Hyperlink"/>
            <w:rFonts w:ascii="Aptos" w:hAnsi="Aptos" w:eastAsia="Aptos" w:cs="Aptos"/>
          </w:rPr>
          <w:t>http://help.elsevier.com/app/answers/list/p/7923</w:t>
        </w:r>
      </w:hyperlink>
      <w:r w:rsidRPr="54E34731">
        <w:rPr>
          <w:rFonts w:ascii="Aptos" w:hAnsi="Aptos" w:eastAsia="Aptos" w:cs="Aptos"/>
        </w:rPr>
        <w:t>.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p>
    <w:p w:rsidR="00AB1845" w:rsidP="54E34731" w:rsidRDefault="5349F789" w14:paraId="154C5E2C" w14:textId="10196B56">
      <w:pPr>
        <w:spacing w:before="240" w:after="240"/>
      </w:pPr>
      <w:r w:rsidRPr="54E34731">
        <w:rPr>
          <w:rFonts w:ascii="Aptos" w:hAnsi="Aptos" w:eastAsia="Aptos" w:cs="Aptos"/>
        </w:rP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hyperlink r:id="rId13">
        <w:r w:rsidRPr="54E34731">
          <w:rPr>
            <w:rStyle w:val="Hyperlink"/>
            <w:rFonts w:ascii="Aptos" w:hAnsi="Aptos" w:eastAsia="Aptos" w:cs="Aptos"/>
          </w:rPr>
          <w:t>https://www.elsevier.com/connect/authors-update/seven-top-tips-on-stopping-apc-scams</w:t>
        </w:r>
      </w:hyperlink>
      <w:r w:rsidRPr="54E34731">
        <w:rPr>
          <w:rFonts w:ascii="Aptos" w:hAnsi="Aptos" w:eastAsia="Aptos" w:cs="Aptos"/>
        </w:rPr>
        <w:t xml:space="preserve"> ) that you may find helpful, including a short video on Identifying fake acceptance letters (</w:t>
      </w:r>
      <w:hyperlink r:id="rId14">
        <w:r w:rsidRPr="54E34731">
          <w:rPr>
            <w:rStyle w:val="Hyperlink"/>
            <w:rFonts w:ascii="Aptos" w:hAnsi="Aptos" w:eastAsia="Aptos" w:cs="Aptos"/>
          </w:rPr>
          <w:t>https://www.youtube.com/watch?v=o5l8thD9XtE</w:t>
        </w:r>
      </w:hyperlink>
      <w:r w:rsidRPr="54E34731">
        <w:rPr>
          <w:rFonts w:ascii="Aptos" w:hAnsi="Aptos" w:eastAsia="Aptos" w:cs="Aptos"/>
        </w:rPr>
        <w:t xml:space="preserve"> ). Please remember that you can contact Elsevier s Researcher Support team (</w:t>
      </w:r>
      <w:hyperlink r:id="rId15">
        <w:r w:rsidRPr="54E34731">
          <w:rPr>
            <w:rStyle w:val="Hyperlink"/>
            <w:rFonts w:ascii="Aptos" w:hAnsi="Aptos" w:eastAsia="Aptos" w:cs="Aptos"/>
          </w:rPr>
          <w:t>https://service.elsevier.com/app/home/supporthub/publishing/</w:t>
        </w:r>
      </w:hyperlink>
      <w:r w:rsidRPr="54E34731">
        <w:rPr>
          <w:rFonts w:ascii="Aptos" w:hAnsi="Aptos" w:eastAsia="Aptos" w:cs="Aptos"/>
        </w:rPr>
        <w:t xml:space="preserve">) at any time if you have </w:t>
      </w:r>
      <w:r w:rsidRPr="54E34731">
        <w:rPr>
          <w:rFonts w:ascii="Aptos" w:hAnsi="Aptos" w:eastAsia="Aptos" w:cs="Aptos"/>
        </w:rPr>
        <w:lastRenderedPageBreak/>
        <w:t>questions about your manuscript, and you can log into Editorial Manager to check the status of your manuscript (</w:t>
      </w:r>
      <w:hyperlink r:id="rId16">
        <w:r w:rsidRPr="54E34731">
          <w:rPr>
            <w:rStyle w:val="Hyperlink"/>
            <w:rFonts w:ascii="Aptos" w:hAnsi="Aptos" w:eastAsia="Aptos" w:cs="Aptos"/>
          </w:rPr>
          <w:t>https://service.elsevier.com/app/answers/detail/a_id/29155/c/10530/supporthub/publishing/kw/status/</w:t>
        </w:r>
      </w:hyperlink>
      <w:r w:rsidRPr="54E34731">
        <w:rPr>
          <w:rFonts w:ascii="Aptos" w:hAnsi="Aptos" w:eastAsia="Aptos" w:cs="Aptos"/>
        </w:rPr>
        <w:t>).</w:t>
      </w:r>
    </w:p>
    <w:p w:rsidR="00AB1845" w:rsidP="54E34731" w:rsidRDefault="5349F789" w14:paraId="4E03C5CB" w14:textId="292D1001">
      <w:pPr>
        <w:spacing w:before="240" w:after="240"/>
      </w:pPr>
      <w:r w:rsidRPr="54E34731">
        <w:rPr>
          <w:rFonts w:ascii="Aptos" w:hAnsi="Aptos" w:eastAsia="Aptos" w:cs="Aptos"/>
        </w:rPr>
        <w:t>#AU_JEBO#</w:t>
      </w:r>
    </w:p>
    <w:p w:rsidR="00AB1845" w:rsidP="54E34731" w:rsidRDefault="5349F789" w14:paraId="077B4872" w14:textId="6E834F6C">
      <w:pPr>
        <w:spacing w:before="240" w:after="240"/>
      </w:pPr>
      <w:r w:rsidRPr="54E34731">
        <w:rPr>
          <w:rFonts w:ascii="Aptos" w:hAnsi="Aptos" w:eastAsia="Aptos" w:cs="Aptos"/>
        </w:rPr>
        <w:t>To ensure this email reaches the intended recipient, please do not delete the above code</w:t>
      </w:r>
    </w:p>
    <w:p w:rsidR="00AB1845" w:rsidRDefault="00AB1845" w14:paraId="4DD50E66" w14:textId="1DDE80E0"/>
    <w:p w:rsidR="00AB1845" w:rsidP="54E34731" w:rsidRDefault="5349F789" w14:paraId="786D1A97" w14:textId="7B613E87">
      <w:pPr>
        <w:spacing w:before="240" w:after="240"/>
      </w:pPr>
      <w:r w:rsidRPr="54E34731">
        <w:rPr>
          <w:rFonts w:ascii="Aptos" w:hAnsi="Aptos" w:eastAsia="Aptos" w:cs="Aptos"/>
        </w:rPr>
        <w:t>In compliance with data protection regulations, you may request that we remove your personal registration details at any time. (Remove my information/details). Please contact the publication office if you have any questions.</w:t>
      </w:r>
    </w:p>
    <w:p w:rsidR="00AB1845" w:rsidRDefault="00AB1845" w14:paraId="2C078E63" w14:textId="51B55A36"/>
    <w:sectPr w:rsidR="00AB1845">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 w:author="KRAWCZYK Michal (JRC)" w:date="2026-04-16T12:54:00Z" w:id="0">
    <w:p w:rsidR="0057404E" w:rsidRDefault="006F091E" w14:paraId="439AEB95" w14:textId="19A78108">
      <w:pPr>
        <w:pStyle w:val="CommentText"/>
      </w:pPr>
      <w:r>
        <w:rPr>
          <w:rStyle w:val="CommentReference"/>
        </w:rPr>
        <w:annotationRef/>
      </w:r>
      <w:r w:rsidRPr="1EC27948">
        <w:t>I think that's fair. We could perhaps accentuate these two caveats in the discussion(?)</w:t>
      </w:r>
    </w:p>
  </w:comment>
  <w:comment w:initials="K(" w:author="KRAWCZYK Michal (JRC)" w:date="2026-04-16T12:51:00Z" w:id="7">
    <w:p w:rsidR="0057404E" w:rsidRDefault="006F091E" w14:paraId="41EE4495" w14:textId="179D16EC">
      <w:pPr>
        <w:pStyle w:val="CommentText"/>
      </w:pPr>
      <w:r>
        <w:rPr>
          <w:rStyle w:val="CommentReference"/>
        </w:rPr>
        <w:annotationRef/>
      </w:r>
      <w:r w:rsidRPr="40512AE4">
        <w:t xml:space="preserve">4.2 is simpler, more basic, it comes first and 4.3 already refers to the appendix. so keeping 4.2 in the main text and moving 4.3 to the appendix seems a natural choice. </w:t>
      </w:r>
    </w:p>
  </w:comment>
  <w:comment w:initials="K(" w:author="KRAWCZYK Michal (JRC)" w:date="2026-04-16T12:41:00Z" w:id="8">
    <w:p w:rsidR="0057404E" w:rsidRDefault="006F091E" w14:paraId="05B1F767" w14:textId="2EB7EBD0">
      <w:pPr>
        <w:pStyle w:val="CommentText"/>
      </w:pPr>
      <w:r>
        <w:rPr>
          <w:rStyle w:val="CommentReference"/>
        </w:rPr>
        <w:annotationRef/>
      </w:r>
      <w:r w:rsidRPr="56E4336A">
        <w:t xml:space="preserve">does (s)he mean -- adding a "row" for all the net senders aggregated? and ditto for net receivers? that wouldn't hurt indeed. </w:t>
      </w:r>
    </w:p>
  </w:comment>
  <w:comment w:initials="K(" w:author="KRAWCZYK Michal (JRC)" w:date="2026-04-16T12:53:00Z" w:id="43">
    <w:p w:rsidR="0057404E" w:rsidRDefault="006F091E" w14:paraId="51628836" w14:textId="581D5C97">
      <w:pPr>
        <w:pStyle w:val="CommentText"/>
      </w:pPr>
      <w:r>
        <w:rPr>
          <w:rStyle w:val="CommentReference"/>
        </w:rPr>
        <w:annotationRef/>
      </w:r>
      <w:r w:rsidRPr="7867AA42">
        <w:t>AB (?)</w:t>
      </w:r>
    </w:p>
  </w:comment>
  <w:comment w:initials="RI" w:author="Rossella Icardi" w:date="2026-04-12T13:25:00Z" w:id="118">
    <w:p w:rsidR="008722E0" w:rsidRDefault="008722E0" w14:paraId="468C4BE3" w14:textId="03F5B8E3">
      <w:pPr>
        <w:pStyle w:val="CommentText"/>
      </w:pPr>
      <w:r>
        <w:rPr>
          <w:rStyle w:val="CommentReference"/>
        </w:rPr>
        <w:annotationRef/>
      </w:r>
      <w:r>
        <w:t>RI</w:t>
      </w:r>
    </w:p>
  </w:comment>
  <w:comment w:initials="K(" w:author="KRAWCZYK Michal (JRC)" w:date="2026-04-16T12:59:00Z" w:id="119">
    <w:p w:rsidR="0057404E" w:rsidRDefault="006F091E" w14:paraId="2AB74968" w14:textId="564D8A55">
      <w:pPr>
        <w:pStyle w:val="CommentText"/>
      </w:pPr>
      <w:r>
        <w:rPr>
          <w:rStyle w:val="CommentReference"/>
        </w:rPr>
        <w:annotationRef/>
      </w:r>
      <w:r w:rsidRPr="5CB3653D">
        <w:t>imho they can't "confound" the treatment effects, because they are orthogonal to treatment. Maybe we can make sure we explicitly say that treatment involved updating prior/home-grown beliefs, not inducing them on a "blank slate".</w:t>
      </w:r>
    </w:p>
  </w:comment>
  <w:comment w:initials="K(" w:author="KRAWCZYK Michal (JRC)" w:date="2026-04-16T13:11:00Z" w:id="123">
    <w:p w:rsidR="0057404E" w:rsidRDefault="006F091E" w14:paraId="690C4F78" w14:textId="20D33074">
      <w:pPr>
        <w:pStyle w:val="CommentText"/>
      </w:pPr>
      <w:r>
        <w:rPr>
          <w:rStyle w:val="CommentReference"/>
        </w:rPr>
        <w:annotationRef/>
      </w:r>
      <w:r w:rsidRPr="6DA79FCD">
        <w:t>to me, it's largely a matter of framing the message... yes, sometimes self interest aligns with the genuine perception (maybe even: correct perception) that own country is doing a lot already. we could control for Q13. [S] (reverse scale for Random_group=2) Do you believe that [COUNTRY] is currently hosting a fair share of the total asylum seekers in the European Union?  </w:t>
      </w:r>
    </w:p>
    <w:p w:rsidR="0057404E" w:rsidRDefault="0057404E" w14:paraId="01F767F1" w14:textId="3CF47A71">
      <w:pPr>
        <w:pStyle w:val="CommentText"/>
      </w:pPr>
    </w:p>
    <w:p w:rsidR="0057404E" w:rsidRDefault="006F091E" w14:paraId="2F84481C" w14:textId="4B3E12FD">
      <w:pPr>
        <w:pStyle w:val="CommentText"/>
      </w:pPr>
      <w:r w:rsidRPr="43E2B020">
        <w:t>Yes </w:t>
      </w:r>
    </w:p>
    <w:p w:rsidR="0057404E" w:rsidRDefault="006F091E" w14:paraId="3ED720A2" w14:textId="2E141902">
      <w:pPr>
        <w:pStyle w:val="CommentText"/>
      </w:pPr>
      <w:r w:rsidRPr="5BDDC0AF">
        <w:t>No, the share is too high </w:t>
      </w:r>
    </w:p>
    <w:p w:rsidR="0057404E" w:rsidRDefault="006F091E" w14:paraId="44DEDCF0" w14:textId="2E033341">
      <w:pPr>
        <w:pStyle w:val="CommentText"/>
      </w:pPr>
      <w:r w:rsidRPr="4758EE8B">
        <w:t>No, the share is too low </w:t>
      </w:r>
    </w:p>
    <w:p w:rsidR="0057404E" w:rsidRDefault="006F091E" w14:paraId="64269EB6" w14:textId="510D9503">
      <w:pPr>
        <w:pStyle w:val="CommentText"/>
      </w:pPr>
      <w:r w:rsidRPr="21D23651">
        <w:t xml:space="preserve">I don’t know (fixed)  </w:t>
      </w:r>
    </w:p>
    <w:p w:rsidR="0057404E" w:rsidRDefault="0057404E" w14:paraId="16AA6767" w14:textId="1651E18A">
      <w:pPr>
        <w:pStyle w:val="CommentText"/>
      </w:pPr>
    </w:p>
    <w:p w:rsidR="0057404E" w:rsidRDefault="006F091E" w14:paraId="69C0FC53" w14:textId="4E232F1D">
      <w:pPr>
        <w:pStyle w:val="CommentText"/>
      </w:pPr>
      <w:r w:rsidRPr="6F0A5708">
        <w:t>so that could be considered a measure of "perceived integration capacity"</w:t>
      </w:r>
    </w:p>
    <w:p w:rsidR="0057404E" w:rsidRDefault="006F091E" w14:paraId="5A9EC1D8" w14:textId="514DFA9C">
      <w:pPr>
        <w:pStyle w:val="CommentText"/>
      </w:pPr>
      <w:r w:rsidRPr="26F6BF93">
        <w:t xml:space="preserve">that wouldn't change the estimates of treatment effects one bit, because orthogonality. also, if i recall correctly, large majority of people say the share is too high, so this gives us very little. </w:t>
      </w:r>
    </w:p>
    <w:p w:rsidR="0057404E" w:rsidRDefault="006F091E" w14:paraId="2983318C" w14:textId="159DBB75">
      <w:pPr>
        <w:pStyle w:val="CommentText"/>
      </w:pPr>
      <w:r w:rsidRPr="239C2A30">
        <w:t xml:space="preserve">I don't think we have measured anything resembling perceived "institutional readiness". </w:t>
      </w:r>
    </w:p>
  </w:comment>
  <w:comment w:initials="C(" w:author="CABEZA MARTINEZ Begona (JRC-ISPRA)" w:date="2026-04-16T17:09:00Z" w:id="124">
    <w:p w:rsidR="0057404E" w:rsidRDefault="006F091E" w14:paraId="0F055571" w14:textId="0D04F4C8">
      <w:pPr>
        <w:pStyle w:val="CommentText"/>
      </w:pPr>
      <w:r>
        <w:rPr>
          <w:rStyle w:val="CommentReference"/>
        </w:rPr>
        <w:annotationRef/>
      </w:r>
      <w:r w:rsidRPr="63D2FDD7">
        <w:t>Many people said share is too high but a good share actually said they don't know (20-30%). Can we use this in our favor, in the sense that at least some people didn't really have a sense of this institutional readiness? Other options for controls could be the knowledge questions on volume of applications (Q5), proportion approved (Q6) or if one's country received more than EU average (Q7), or even the question on whether non-EU migrants getting benefits/services reduces them for citizens (Q32).</w:t>
      </w:r>
    </w:p>
  </w:comment>
  <w:comment w:initials="RI" w:author="Rossella Icardi" w:date="2026-05-04T13:33:00Z" w:id="127">
    <w:p w:rsidR="00C7001E" w:rsidRDefault="00C7001E" w14:paraId="2E29C3C1" w14:textId="43F42FFF">
      <w:pPr>
        <w:pStyle w:val="CommentText"/>
      </w:pPr>
      <w:r>
        <w:rPr>
          <w:rStyle w:val="CommentReference"/>
        </w:rPr>
        <w:annotationRef/>
      </w:r>
      <w:r>
        <w:t>I have address this, can someone check if ok?</w:t>
      </w:r>
    </w:p>
  </w:comment>
  <w:comment w:initials="RI" w:author="Rossella Icardi" w:date="2026-05-04T13:33:00Z" w:id="137">
    <w:p w:rsidR="00C7001E" w:rsidRDefault="00C7001E" w14:paraId="1C7B8E42" w14:textId="33CB15F3">
      <w:pPr>
        <w:pStyle w:val="CommentText"/>
      </w:pPr>
      <w:r>
        <w:rPr>
          <w:rStyle w:val="CommentReference"/>
        </w:rPr>
        <w:annotationRef/>
      </w:r>
      <w:r>
        <w:t>I have done it in the intro pag 4</w:t>
      </w:r>
    </w:p>
  </w:comment>
  <w:comment w:initials="RI" w:author="Rossella Icardi" w:date="2026-04-12T13:22:00Z" w:id="185">
    <w:p w:rsidR="002C0BBE" w:rsidRDefault="002C0BBE" w14:paraId="5BF39329" w14:textId="67F6E922">
      <w:pPr>
        <w:pStyle w:val="CommentText"/>
      </w:pPr>
      <w:r>
        <w:rPr>
          <w:rStyle w:val="CommentReference"/>
        </w:rPr>
        <w:annotationRef/>
      </w:r>
      <w:r>
        <w:t>RI</w:t>
      </w:r>
    </w:p>
  </w:comment>
  <w:comment w:initials="K(" w:author="KRAWCZYK Michal (JRC)" w:date="2026-04-16T13:17:00Z" w:id="186">
    <w:p w:rsidR="0057404E" w:rsidRDefault="006F091E" w14:paraId="31B678E1" w14:textId="4DBAF9AC">
      <w:pPr>
        <w:pStyle w:val="CommentText"/>
      </w:pPr>
      <w:r>
        <w:rPr>
          <w:rStyle w:val="CommentReference"/>
        </w:rPr>
        <w:annotationRef/>
      </w:r>
      <w:r w:rsidRPr="218FF675">
        <w:t xml:space="preserve">right, I have no idea if it is "socially desirable" to say that proportional relocation is fair. but the effect (s)he postulates would seem to result in lower endorsement of proportional relocation across the board, whereas we only see in one group of countries, consistent with the self-serving bias. </w:t>
      </w:r>
    </w:p>
  </w:comment>
  <w:comment w:initials="RI" w:author="Rossella Icardi" w:date="2026-05-04T13:00:00Z" w:id="194">
    <w:p w:rsidR="00F65998" w:rsidRDefault="00F65998" w14:paraId="13175DA2" w14:textId="6E1852DB">
      <w:pPr>
        <w:pStyle w:val="CommentText"/>
      </w:pPr>
      <w:r>
        <w:rPr>
          <w:rStyle w:val="CommentReference"/>
        </w:rPr>
        <w:annotationRef/>
      </w:r>
      <w:r>
        <w:t>Michal, I had already responded to this comment on page 15, can you check?</w:t>
      </w:r>
    </w:p>
  </w:comment>
  <w:comment w:initials="RI" w:author="Rossella Icardi" w:date="2026-04-12T13:22:00Z" w:id="222">
    <w:p w:rsidR="002F0CDB" w:rsidRDefault="002F0CDB" w14:paraId="4CC20388" w14:textId="15F9F14C">
      <w:pPr>
        <w:pStyle w:val="CommentText"/>
      </w:pPr>
      <w:r>
        <w:rPr>
          <w:rStyle w:val="CommentReference"/>
        </w:rPr>
        <w:annotationRef/>
      </w:r>
      <w:r>
        <w:t>RI</w:t>
      </w:r>
    </w:p>
  </w:comment>
  <w:comment w:initials="C(" w:author="CABEZA MARTINEZ Begona (JRC-ISPRA)" w:date="2026-04-16T16:15:00Z" w:id="223">
    <w:p w:rsidR="0057404E" w:rsidRDefault="006F091E" w14:paraId="4BAB8D53" w14:textId="19BA0724">
      <w:pPr>
        <w:pStyle w:val="CommentText"/>
      </w:pPr>
      <w:r>
        <w:rPr>
          <w:rStyle w:val="CommentReference"/>
        </w:rPr>
        <w:annotationRef/>
      </w:r>
      <w:r w:rsidRPr="32277865">
        <w:t>I checked what was on the news around the time of the data collection: Spain had quite some media coverage about arrivals to Canary Islands around October '24; Italy, on the agreement and legal issues with Albania to send migrants to centers there; Poland apparently suspended applications for asylum from border with Belarus. So indeed, the message of "pressure" was strong in the media of these 3 countries, and the media are communicating these messages with absolute figures. But I'm not sure this is a reason strong enough to explain that the absolute info had more of an impact than the relative one.</w:t>
      </w:r>
    </w:p>
  </w:comment>
  <w:comment w:initials="RI" w:author="Rossella Icardi" w:date="2026-04-12T13:23:00Z" w:id="242">
    <w:p w:rsidR="00754553" w:rsidRDefault="00754553" w14:paraId="3BFD9935" w14:textId="23EB86ED">
      <w:pPr>
        <w:pStyle w:val="CommentText"/>
      </w:pPr>
      <w:r>
        <w:rPr>
          <w:rStyle w:val="CommentReference"/>
        </w:rPr>
        <w:annotationRef/>
      </w:r>
      <w:r>
        <w:t>RI</w:t>
      </w:r>
    </w:p>
  </w:comment>
  <w:comment w:initials="C(" w:author="CABEZA MARTINEZ Begona (JRC-ISPRA)" w:date="2026-04-16T17:16:00Z" w:id="243">
    <w:p w:rsidR="0057404E" w:rsidRDefault="006F091E" w14:paraId="1C186624" w14:textId="00C85B10">
      <w:pPr>
        <w:pStyle w:val="CommentText"/>
      </w:pPr>
      <w:r>
        <w:rPr>
          <w:rStyle w:val="CommentReference"/>
        </w:rPr>
        <w:annotationRef/>
      </w:r>
      <w:r w:rsidRPr="2548F848">
        <w:t>We're not asking people to say who they voted for and then grouping parties arbitrarily, we're just asking for self-positioning... and anyways right parties are rather homogeneously against migration, no? not sure I get this point, so I'd just acknowledge what this reviewer is saying in a footnote somewhere.</w:t>
      </w:r>
    </w:p>
  </w:comment>
  <w:comment w:initials="K(" w:author="KRAWCZYK Michal (JRC)" w:date="2026-04-16T13:19:00Z" w:id="300">
    <w:p w:rsidR="0057404E" w:rsidRDefault="006F091E" w14:paraId="5F5CFBD8" w14:textId="24D25802">
      <w:pPr>
        <w:pStyle w:val="CommentText"/>
      </w:pPr>
      <w:r>
        <w:rPr>
          <w:rStyle w:val="CommentReference"/>
        </w:rPr>
        <w:annotationRef/>
      </w:r>
      <w:r w:rsidRPr="5A6FD65C">
        <w:t>the point being? that's how rounding works sometimes with 3+ categories</w:t>
      </w:r>
    </w:p>
  </w:comment>
  <w:comment w:initials="K(" w:author="KRAWCZYK Michal (JRC)" w:date="2026-04-16T13:21:00Z" w:id="306">
    <w:p w:rsidR="0057404E" w:rsidRDefault="006F091E" w14:paraId="546E3147" w14:textId="64E11441">
      <w:pPr>
        <w:pStyle w:val="CommentText"/>
      </w:pPr>
      <w:r>
        <w:rPr>
          <w:rStyle w:val="CommentReference"/>
        </w:rPr>
        <w:annotationRef/>
      </w:r>
      <w:r w:rsidRPr="4C989FB7">
        <w:t>MK</w:t>
      </w:r>
    </w:p>
  </w:comment>
  <w:comment w:initials="C(" w:author="CABEZA MARTINEZ Begona (JRC-ISPRA)" w:date="2026-04-16T15:14:00Z" w:id="307">
    <w:p w:rsidR="0057404E" w:rsidRDefault="006F091E" w14:paraId="517D34AB" w14:textId="2F87B7EA">
      <w:pPr>
        <w:pStyle w:val="CommentText"/>
      </w:pPr>
      <w:r>
        <w:rPr>
          <w:rStyle w:val="CommentReference"/>
        </w:rPr>
        <w:annotationRef/>
      </w:r>
      <w:r w:rsidRPr="1E1E4E86">
        <w:t>I tried to find reasons in the technical report or concept note but there wasn't much. If we don't remember exactly, it's not hard to write up something, let me know if you need a hand with this</w:t>
      </w:r>
      <w:r>
        <w:fldChar w:fldCharType="begin"/>
      </w:r>
      <w:r>
        <w:instrText xml:space="preserve"> HYPERLINK "mailto:Michal.KRAWCZYK@ec.europa.eu"</w:instrText>
      </w:r>
      <w:bookmarkStart w:name="_@_F17CE0A0ABC64211B86151B7A25050DEZ" w:id="309"/>
      <w:r>
        <w:fldChar w:fldCharType="separate"/>
      </w:r>
      <w:bookmarkEnd w:id="309"/>
      <w:r w:rsidRPr="1ABC78B6">
        <w:rPr>
          <w:noProof/>
        </w:rPr>
        <w:t>@KRAWCZYK Michal (JRC)</w:t>
      </w:r>
      <w:r>
        <w:fldChar w:fldCharType="end"/>
      </w:r>
      <w:r w:rsidRPr="325F5400">
        <w:t xml:space="preserve"> </w:t>
      </w:r>
    </w:p>
  </w:comment>
  <w:comment w:initials="K(" w:author="KRAWCZYK Michal (JRC)" w:date="2026-04-16T13:21:00Z" w:id="317">
    <w:p w:rsidR="0057404E" w:rsidRDefault="006F091E" w14:paraId="74BF6ABD" w14:textId="1AE504A5">
      <w:pPr>
        <w:pStyle w:val="CommentText"/>
      </w:pPr>
      <w:r>
        <w:rPr>
          <w:rStyle w:val="CommentReference"/>
        </w:rPr>
        <w:annotationRef/>
      </w:r>
      <w:r w:rsidRPr="13FCC69B">
        <w:t>AB?</w:t>
      </w:r>
    </w:p>
  </w:comment>
  <w:comment w:initials="K(" w:author="KRAWCZYK Michal (JRC)" w:date="2026-04-16T13:21:00Z" w:id="327">
    <w:p w:rsidR="0057404E" w:rsidRDefault="006F091E" w14:paraId="5B865791" w14:textId="24474DDD">
      <w:pPr>
        <w:pStyle w:val="CommentText"/>
      </w:pPr>
      <w:r>
        <w:rPr>
          <w:rStyle w:val="CommentReference"/>
        </w:rPr>
        <w:annotationRef/>
      </w:r>
      <w:r w:rsidRPr="04A64ADA">
        <w:t>MK</w:t>
      </w:r>
    </w:p>
  </w:comment>
  <w:comment w:initials="C(" w:author="CABEZA MARTINEZ Begona (JRC-ISPRA)" w:date="2026-04-16T15:26:00Z" w:id="328">
    <w:p w:rsidR="0057404E" w:rsidRDefault="006F091E" w14:paraId="73882FC8" w14:textId="52128FAA">
      <w:pPr>
        <w:pStyle w:val="CommentText"/>
      </w:pPr>
      <w:r>
        <w:rPr>
          <w:rStyle w:val="CommentReference"/>
        </w:rPr>
        <w:annotationRef/>
      </w:r>
      <w:r w:rsidRPr="76E930B5">
        <w:t>Q33 asks In your opinion, how much do migrants from outside the EU contribute to the economy in [COUNTRY] (for instance, by paying</w:t>
      </w:r>
    </w:p>
    <w:p w:rsidR="0057404E" w:rsidRDefault="006F091E" w14:paraId="6FD2C012" w14:textId="20930034">
      <w:pPr>
        <w:pStyle w:val="CommentText"/>
      </w:pPr>
      <w:r w:rsidRPr="3F063E60">
        <w:t xml:space="preserve">taxes)? 1. More than citizens / 2. As much as citizens / 3. Less than citizens / 4. I don’t know (fixed) / 5. Prefer not to answer (fixed). </w:t>
      </w:r>
    </w:p>
    <w:p w:rsidR="0057404E" w:rsidRDefault="006F091E" w14:paraId="7AB64A9A" w14:textId="17F11409">
      <w:pPr>
        <w:pStyle w:val="CommentText"/>
      </w:pPr>
      <w:r w:rsidRPr="0780577D">
        <w:t xml:space="preserve">We didn't do anything with this question, but we can mention it's in the questionnaire or even give some descriptive statistics about it. One reason to focus mostly on the costs side of the story is that the public and policy debates revolve around this, rather than the contribution to the economy/society. The New Pact is talking about solidarity among MS in terms of people/costs, not positive externalities. </w:t>
      </w:r>
    </w:p>
  </w:comment>
</w:comments>
</file>

<file path=word/commentsExtended.xml><?xml version="1.0" encoding="utf-8"?>
<w15:commentsEx xmlns:mc="http://schemas.openxmlformats.org/markup-compatibility/2006" xmlns:w15="http://schemas.microsoft.com/office/word/2012/wordml" mc:Ignorable="w15">
  <w15:commentEx w15:done="0" w15:paraId="439AEB95"/>
  <w15:commentEx w15:done="0" w15:paraId="41EE4495"/>
  <w15:commentEx w15:done="0" w15:paraId="05B1F767"/>
  <w15:commentEx w15:done="0" w15:paraId="51628836"/>
  <w15:commentEx w15:done="0" w15:paraId="468C4BE3"/>
  <w15:commentEx w15:done="0" w15:paraId="2AB74968" w15:paraIdParent="468C4BE3"/>
  <w15:commentEx w15:done="0" w15:paraId="2983318C"/>
  <w15:commentEx w15:done="0" w15:paraId="0F055571" w15:paraIdParent="2983318C"/>
  <w15:commentEx w15:done="0" w15:paraId="2E29C3C1"/>
  <w15:commentEx w15:done="0" w15:paraId="1C7B8E42"/>
  <w15:commentEx w15:done="0" w15:paraId="5BF39329"/>
  <w15:commentEx w15:done="0" w15:paraId="31B678E1" w15:paraIdParent="5BF39329"/>
  <w15:commentEx w15:done="0" w15:paraId="13175DA2"/>
  <w15:commentEx w15:done="0" w15:paraId="4CC20388"/>
  <w15:commentEx w15:done="0" w15:paraId="4BAB8D53" w15:paraIdParent="4CC20388"/>
  <w15:commentEx w15:done="0" w15:paraId="3BFD9935"/>
  <w15:commentEx w15:done="0" w15:paraId="1C186624" w15:paraIdParent="3BFD9935"/>
  <w15:commentEx w15:done="0" w15:paraId="5F5CFBD8"/>
  <w15:commentEx w15:done="0" w15:paraId="546E3147"/>
  <w15:commentEx w15:done="0" w15:paraId="517D34AB" w15:paraIdParent="546E3147"/>
  <w15:commentEx w15:done="0" w15:paraId="74BF6ABD"/>
  <w15:commentEx w15:done="1" w15:paraId="5B865791"/>
  <w15:commentEx w15:done="1" w15:paraId="7AB64A9A" w15:paraIdParent="5B86579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A68702" w16cex:dateUtc="2026-04-16T10:54:00Z"/>
  <w16cex:commentExtensible w16cex:durableId="0BBF54C8" w16cex:dateUtc="2026-04-16T10:51:00Z"/>
  <w16cex:commentExtensible w16cex:durableId="69DE65B8" w16cex:dateUtc="2026-04-16T10:41:00Z"/>
  <w16cex:commentExtensible w16cex:durableId="7692649D" w16cex:dateUtc="2026-04-16T10:53:00Z"/>
  <w16cex:commentExtensible w16cex:durableId="10457483" w16cex:dateUtc="2026-04-12T12:25:00Z"/>
  <w16cex:commentExtensible w16cex:durableId="6B560067" w16cex:dateUtc="2026-04-16T10:59:00Z">
    <w16cex:extLst>
      <w16:ext w16:uri="{CE6994B0-6A32-4C9F-8C6B-6E91EDA988CE}">
        <cr:reactions xmlns:cr="http://schemas.microsoft.com/office/comments/2020/reactions">
          <cr:reaction reactionType="1">
            <cr:reactionInfo dateUtc="2026-04-16T15:17:36Z">
              <cr:user userId="S::begona.cabeza-martinez@ec.europa.eu::3f84455b-eca8-4d2a-b34c-7fe65a057b7a" userProvider="AD" userName="CABEZA MARTINEZ Begona (JRC-ISPRA)"/>
            </cr:reactionInfo>
          </cr:reaction>
        </cr:reactions>
      </w16:ext>
    </w16cex:extLst>
  </w16cex:commentExtensible>
  <w16cex:commentExtensible w16cex:durableId="164E7730" w16cex:dateUtc="2026-04-16T11:11:00Z"/>
  <w16cex:commentExtensible w16cex:durableId="1F516B6F" w16cex:dateUtc="2026-04-16T15:09:00Z"/>
  <w16cex:commentExtensible w16cex:durableId="73DDEB4E" w16cex:dateUtc="2026-05-04T12:33:00Z"/>
  <w16cex:commentExtensible w16cex:durableId="51B98C28" w16cex:dateUtc="2026-05-04T12:33:00Z"/>
  <w16cex:commentExtensible w16cex:durableId="71FD54C2" w16cex:dateUtc="2026-04-12T12:22:00Z"/>
  <w16cex:commentExtensible w16cex:durableId="788A08A3" w16cex:dateUtc="2026-04-16T11:17:00Z">
    <w16cex:extLst>
      <w16:ext w16:uri="{CE6994B0-6A32-4C9F-8C6B-6E91EDA988CE}">
        <cr:reactions xmlns:cr="http://schemas.microsoft.com/office/comments/2020/reactions">
          <cr:reaction reactionType="1">
            <cr:reactionInfo dateUtc="2026-04-16T14:42:45Z">
              <cr:user userId="S::begona.cabeza-martinez@ec.europa.eu::3f84455b-eca8-4d2a-b34c-7fe65a057b7a" userProvider="AD" userName="CABEZA MARTINEZ Begona (JRC-ISPRA)"/>
            </cr:reactionInfo>
          </cr:reaction>
        </cr:reactions>
      </w16:ext>
    </w16cex:extLst>
  </w16cex:commentExtensible>
  <w16cex:commentExtensible w16cex:durableId="312C941A" w16cex:dateUtc="2026-05-04T12:00:00Z"/>
  <w16cex:commentExtensible w16cex:durableId="4DE62F49" w16cex:dateUtc="2026-04-12T12:22:00Z"/>
  <w16cex:commentExtensible w16cex:durableId="6431DF00" w16cex:dateUtc="2026-04-16T14:15:00Z"/>
  <w16cex:commentExtensible w16cex:durableId="2538F00F" w16cex:dateUtc="2026-04-12T12:23:00Z"/>
  <w16cex:commentExtensible w16cex:durableId="130965DD" w16cex:dateUtc="2026-04-16T15:16:00Z"/>
  <w16cex:commentExtensible w16cex:durableId="169E1108" w16cex:dateUtc="2026-04-16T11:19:00Z"/>
  <w16cex:commentExtensible w16cex:durableId="3B6DE5E8" w16cex:dateUtc="2026-04-16T11:21:00Z"/>
  <w16cex:commentExtensible w16cex:durableId="64729646" w16cex:dateUtc="2026-04-16T13:14:00Z"/>
  <w16cex:commentExtensible w16cex:durableId="6E237820" w16cex:dateUtc="2026-04-16T11:21:00Z"/>
  <w16cex:commentExtensible w16cex:durableId="430BB74A" w16cex:dateUtc="2026-04-16T11:21:00Z"/>
  <w16cex:commentExtensible w16cex:durableId="2EBA1B57" w16cex:dateUtc="2026-04-16T13:26:00Z"/>
</w16cex:commentsExtensible>
</file>

<file path=word/commentsIds.xml><?xml version="1.0" encoding="utf-8"?>
<w16cid:commentsIds xmlns:mc="http://schemas.openxmlformats.org/markup-compatibility/2006" xmlns:w16cid="http://schemas.microsoft.com/office/word/2016/wordml/cid" mc:Ignorable="w16cid">
  <w16cid:commentId w16cid:paraId="439AEB95" w16cid:durableId="48A68702"/>
  <w16cid:commentId w16cid:paraId="41EE4495" w16cid:durableId="0BBF54C8"/>
  <w16cid:commentId w16cid:paraId="05B1F767" w16cid:durableId="69DE65B8"/>
  <w16cid:commentId w16cid:paraId="51628836" w16cid:durableId="7692649D"/>
  <w16cid:commentId w16cid:paraId="468C4BE3" w16cid:durableId="10457483"/>
  <w16cid:commentId w16cid:paraId="2AB74968" w16cid:durableId="6B560067"/>
  <w16cid:commentId w16cid:paraId="2983318C" w16cid:durableId="164E7730"/>
  <w16cid:commentId w16cid:paraId="0F055571" w16cid:durableId="1F516B6F"/>
  <w16cid:commentId w16cid:paraId="2E29C3C1" w16cid:durableId="73DDEB4E"/>
  <w16cid:commentId w16cid:paraId="1C7B8E42" w16cid:durableId="51B98C28"/>
  <w16cid:commentId w16cid:paraId="5BF39329" w16cid:durableId="71FD54C2"/>
  <w16cid:commentId w16cid:paraId="31B678E1" w16cid:durableId="788A08A3"/>
  <w16cid:commentId w16cid:paraId="13175DA2" w16cid:durableId="312C941A"/>
  <w16cid:commentId w16cid:paraId="4CC20388" w16cid:durableId="4DE62F49"/>
  <w16cid:commentId w16cid:paraId="4BAB8D53" w16cid:durableId="6431DF00"/>
  <w16cid:commentId w16cid:paraId="3BFD9935" w16cid:durableId="2538F00F"/>
  <w16cid:commentId w16cid:paraId="1C186624" w16cid:durableId="130965DD"/>
  <w16cid:commentId w16cid:paraId="5F5CFBD8" w16cid:durableId="169E1108"/>
  <w16cid:commentId w16cid:paraId="546E3147" w16cid:durableId="3B6DE5E8"/>
  <w16cid:commentId w16cid:paraId="517D34AB" w16cid:durableId="64729646"/>
  <w16cid:commentId w16cid:paraId="74BF6ABD" w16cid:durableId="6E237820"/>
  <w16cid:commentId w16cid:paraId="5B865791" w16cid:durableId="430BB74A"/>
  <w16cid:commentId w16cid:paraId="7AB64A9A" w16cid:durableId="2EBA1B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1a8c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3a5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233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d8c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1F9EDB"/>
    <w:multiLevelType w:val="hybridMultilevel"/>
    <w:tmpl w:val="2F285906"/>
    <w:lvl w:ilvl="0" w:tplc="A4D85CE8">
      <w:start w:val="1"/>
      <w:numFmt w:val="bullet"/>
      <w:lvlText w:val=""/>
      <w:lvlJc w:val="left"/>
      <w:pPr>
        <w:ind w:left="720" w:hanging="360"/>
      </w:pPr>
      <w:rPr>
        <w:rFonts w:hint="default" w:ascii="Symbol" w:hAnsi="Symbol"/>
      </w:rPr>
    </w:lvl>
    <w:lvl w:ilvl="1" w:tplc="B73ACEA8">
      <w:start w:val="1"/>
      <w:numFmt w:val="bullet"/>
      <w:lvlText w:val="o"/>
      <w:lvlJc w:val="left"/>
      <w:pPr>
        <w:ind w:left="1440" w:hanging="360"/>
      </w:pPr>
      <w:rPr>
        <w:rFonts w:hint="default" w:ascii="Courier New" w:hAnsi="Courier New"/>
      </w:rPr>
    </w:lvl>
    <w:lvl w:ilvl="2" w:tplc="A834515A">
      <w:start w:val="1"/>
      <w:numFmt w:val="bullet"/>
      <w:lvlText w:val=""/>
      <w:lvlJc w:val="left"/>
      <w:pPr>
        <w:ind w:left="2160" w:hanging="360"/>
      </w:pPr>
      <w:rPr>
        <w:rFonts w:hint="default" w:ascii="Wingdings" w:hAnsi="Wingdings"/>
      </w:rPr>
    </w:lvl>
    <w:lvl w:ilvl="3" w:tplc="76D684AE">
      <w:start w:val="1"/>
      <w:numFmt w:val="bullet"/>
      <w:lvlText w:val=""/>
      <w:lvlJc w:val="left"/>
      <w:pPr>
        <w:ind w:left="2880" w:hanging="360"/>
      </w:pPr>
      <w:rPr>
        <w:rFonts w:hint="default" w:ascii="Symbol" w:hAnsi="Symbol"/>
      </w:rPr>
    </w:lvl>
    <w:lvl w:ilvl="4" w:tplc="66C8A23C">
      <w:start w:val="1"/>
      <w:numFmt w:val="bullet"/>
      <w:lvlText w:val="o"/>
      <w:lvlJc w:val="left"/>
      <w:pPr>
        <w:ind w:left="3600" w:hanging="360"/>
      </w:pPr>
      <w:rPr>
        <w:rFonts w:hint="default" w:ascii="Courier New" w:hAnsi="Courier New"/>
      </w:rPr>
    </w:lvl>
    <w:lvl w:ilvl="5" w:tplc="50CAAA8C">
      <w:start w:val="1"/>
      <w:numFmt w:val="bullet"/>
      <w:lvlText w:val=""/>
      <w:lvlJc w:val="left"/>
      <w:pPr>
        <w:ind w:left="4320" w:hanging="360"/>
      </w:pPr>
      <w:rPr>
        <w:rFonts w:hint="default" w:ascii="Wingdings" w:hAnsi="Wingdings"/>
      </w:rPr>
    </w:lvl>
    <w:lvl w:ilvl="6" w:tplc="31A614E8">
      <w:start w:val="1"/>
      <w:numFmt w:val="bullet"/>
      <w:lvlText w:val=""/>
      <w:lvlJc w:val="left"/>
      <w:pPr>
        <w:ind w:left="5040" w:hanging="360"/>
      </w:pPr>
      <w:rPr>
        <w:rFonts w:hint="default" w:ascii="Symbol" w:hAnsi="Symbol"/>
      </w:rPr>
    </w:lvl>
    <w:lvl w:ilvl="7" w:tplc="76FC326A">
      <w:start w:val="1"/>
      <w:numFmt w:val="bullet"/>
      <w:lvlText w:val="o"/>
      <w:lvlJc w:val="left"/>
      <w:pPr>
        <w:ind w:left="5760" w:hanging="360"/>
      </w:pPr>
      <w:rPr>
        <w:rFonts w:hint="default" w:ascii="Courier New" w:hAnsi="Courier New"/>
      </w:rPr>
    </w:lvl>
    <w:lvl w:ilvl="8" w:tplc="97C0505C">
      <w:start w:val="1"/>
      <w:numFmt w:val="bullet"/>
      <w:lvlText w:val=""/>
      <w:lvlJc w:val="left"/>
      <w:pPr>
        <w:ind w:left="6480" w:hanging="360"/>
      </w:pPr>
      <w:rPr>
        <w:rFonts w:hint="default" w:ascii="Wingdings" w:hAnsi="Wingdings"/>
      </w:rPr>
    </w:lvl>
  </w:abstractNum>
  <w:abstractNum w:abstractNumId="1" w15:restartNumberingAfterBreak="0">
    <w:nsid w:val="1DA87F1D"/>
    <w:multiLevelType w:val="hybridMultilevel"/>
    <w:tmpl w:val="AAEA72B4"/>
    <w:lvl w:ilvl="0" w:tplc="B0505D9C">
      <w:numFmt w:val="bullet"/>
      <w:lvlText w:val="-"/>
      <w:lvlJc w:val="left"/>
      <w:pPr>
        <w:ind w:left="720" w:hanging="360"/>
      </w:pPr>
      <w:rPr>
        <w:rFonts w:hint="default" w:ascii="Cambria" w:hAnsi="Cambria" w:eastAsia="Cambria" w:cs="Cambria"/>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E6076A6"/>
    <w:multiLevelType w:val="multilevel"/>
    <w:tmpl w:val="868A063C"/>
    <w:lvl w:ilvl="0">
      <w:numFmt w:val="bullet"/>
      <w:lvlText w:val=""/>
      <w:lvlJc w:val="left"/>
      <w:pPr>
        <w:ind w:left="720" w:hanging="360"/>
      </w:pPr>
      <w:rPr>
        <w:rFonts w:hint="default" w:ascii="Wingdings" w:hAnsi="Wingdings" w:eastAsia="Aptos" w:cs="Apto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 w15:restartNumberingAfterBreak="0">
    <w:nsid w:val="649453B9"/>
    <w:multiLevelType w:val="multilevel"/>
    <w:tmpl w:val="7C8806F6"/>
    <w:lvl w:ilvl="0">
      <w:numFmt w:val="bullet"/>
      <w:lvlText w:val=""/>
      <w:lvlJc w:val="left"/>
      <w:pPr>
        <w:ind w:left="1080" w:hanging="360"/>
      </w:pPr>
      <w:rPr>
        <w:rFonts w:hint="default" w:ascii="Wingdings" w:hAnsi="Wingdings" w:eastAsia="Aptos" w:cs="Aptos"/>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4" w15:restartNumberingAfterBreak="0">
    <w:nsid w:val="70F379D0"/>
    <w:multiLevelType w:val="hybridMultilevel"/>
    <w:tmpl w:val="88280250"/>
    <w:lvl w:ilvl="0" w:tplc="33EC631A">
      <w:start w:val="1"/>
      <w:numFmt w:val="decimal"/>
      <w:lvlText w:val="%1."/>
      <w:lvlJc w:val="left"/>
      <w:pPr>
        <w:ind w:left="720" w:hanging="360"/>
      </w:pPr>
    </w:lvl>
    <w:lvl w:ilvl="1" w:tplc="60FE6E36">
      <w:start w:val="1"/>
      <w:numFmt w:val="lowerLetter"/>
      <w:lvlText w:val="%2."/>
      <w:lvlJc w:val="left"/>
      <w:pPr>
        <w:ind w:left="1440" w:hanging="360"/>
      </w:pPr>
    </w:lvl>
    <w:lvl w:ilvl="2" w:tplc="7A98A89C">
      <w:start w:val="1"/>
      <w:numFmt w:val="lowerRoman"/>
      <w:lvlText w:val="%3."/>
      <w:lvlJc w:val="right"/>
      <w:pPr>
        <w:ind w:left="2160" w:hanging="180"/>
      </w:pPr>
    </w:lvl>
    <w:lvl w:ilvl="3" w:tplc="E3D89464">
      <w:start w:val="1"/>
      <w:numFmt w:val="decimal"/>
      <w:lvlText w:val="%4."/>
      <w:lvlJc w:val="left"/>
      <w:pPr>
        <w:ind w:left="2880" w:hanging="360"/>
      </w:pPr>
    </w:lvl>
    <w:lvl w:ilvl="4" w:tplc="571E9966">
      <w:start w:val="1"/>
      <w:numFmt w:val="lowerLetter"/>
      <w:lvlText w:val="%5."/>
      <w:lvlJc w:val="left"/>
      <w:pPr>
        <w:ind w:left="3600" w:hanging="360"/>
      </w:pPr>
    </w:lvl>
    <w:lvl w:ilvl="5" w:tplc="643824F8">
      <w:start w:val="1"/>
      <w:numFmt w:val="lowerRoman"/>
      <w:lvlText w:val="%6."/>
      <w:lvlJc w:val="right"/>
      <w:pPr>
        <w:ind w:left="4320" w:hanging="180"/>
      </w:pPr>
    </w:lvl>
    <w:lvl w:ilvl="6" w:tplc="CB5C22B0">
      <w:start w:val="1"/>
      <w:numFmt w:val="decimal"/>
      <w:lvlText w:val="%7."/>
      <w:lvlJc w:val="left"/>
      <w:pPr>
        <w:ind w:left="5040" w:hanging="360"/>
      </w:pPr>
    </w:lvl>
    <w:lvl w:ilvl="7" w:tplc="375E9F42">
      <w:start w:val="1"/>
      <w:numFmt w:val="lowerLetter"/>
      <w:lvlText w:val="%8."/>
      <w:lvlJc w:val="left"/>
      <w:pPr>
        <w:ind w:left="5760" w:hanging="360"/>
      </w:pPr>
    </w:lvl>
    <w:lvl w:ilvl="8" w:tplc="53AAFBE6">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1" w16cid:durableId="1222398588">
    <w:abstractNumId w:val="0"/>
  </w:num>
  <w:num w:numId="2" w16cid:durableId="131335285">
    <w:abstractNumId w:val="4"/>
  </w:num>
  <w:num w:numId="3" w16cid:durableId="1335301234">
    <w:abstractNumId w:val="2"/>
  </w:num>
  <w:num w:numId="4" w16cid:durableId="1398935357">
    <w:abstractNumId w:val="1"/>
  </w:num>
  <w:num w:numId="5" w16cid:durableId="1478660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AWCZYK Michal (JRC)">
    <w15:presenceInfo w15:providerId="AD" w15:userId="S::michal.krawczyk@ec.europa.eu::532149d2-c421-4a0e-9359-b57fa42573eb"/>
  </w15:person>
  <w15:person w15:author="BLASCO Andrea (JRC)">
    <w15:presenceInfo w15:providerId="AD" w15:userId="S::Andrea.BLASCO@ec.europa.eu::068331fa-cfa3-4079-87a7-76f800aff3a2"/>
  </w15:person>
  <w15:person w15:author="Rossella Icardi">
    <w15:presenceInfo w15:providerId="Windows Live" w15:userId="fb0b978d50823591"/>
  </w15:person>
  <w15:person w15:author="CABEZA MARTINEZ Begona (JRC-ISPRA)">
    <w15:presenceInfo w15:providerId="AD" w15:userId="S::begona.cabeza-martinez@ec.europa.eu::3f84455b-eca8-4d2a-b34c-7fe65a057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787044"/>
    <w:rsid w:val="00000CD4"/>
    <w:rsid w:val="00003ED7"/>
    <w:rsid w:val="0000774F"/>
    <w:rsid w:val="000140DF"/>
    <w:rsid w:val="00017754"/>
    <w:rsid w:val="00020FC0"/>
    <w:rsid w:val="00026040"/>
    <w:rsid w:val="00032622"/>
    <w:rsid w:val="000337D4"/>
    <w:rsid w:val="0004059A"/>
    <w:rsid w:val="00046EF6"/>
    <w:rsid w:val="00047B34"/>
    <w:rsid w:val="0005556E"/>
    <w:rsid w:val="00062DD1"/>
    <w:rsid w:val="00063FC5"/>
    <w:rsid w:val="0006481C"/>
    <w:rsid w:val="00065D6A"/>
    <w:rsid w:val="000734D5"/>
    <w:rsid w:val="000758E5"/>
    <w:rsid w:val="00075A27"/>
    <w:rsid w:val="00076CE6"/>
    <w:rsid w:val="00077C1B"/>
    <w:rsid w:val="000803FB"/>
    <w:rsid w:val="000809BC"/>
    <w:rsid w:val="000854D8"/>
    <w:rsid w:val="00085B57"/>
    <w:rsid w:val="0008746B"/>
    <w:rsid w:val="00090734"/>
    <w:rsid w:val="000A49C1"/>
    <w:rsid w:val="000B1874"/>
    <w:rsid w:val="000B4B8A"/>
    <w:rsid w:val="000B4EA8"/>
    <w:rsid w:val="000B59FA"/>
    <w:rsid w:val="000B6E03"/>
    <w:rsid w:val="000C5126"/>
    <w:rsid w:val="000C7EA4"/>
    <w:rsid w:val="000D0FA0"/>
    <w:rsid w:val="000D5443"/>
    <w:rsid w:val="000D7CEA"/>
    <w:rsid w:val="000E4AD3"/>
    <w:rsid w:val="000F37FB"/>
    <w:rsid w:val="001065B9"/>
    <w:rsid w:val="00112F68"/>
    <w:rsid w:val="00116C7E"/>
    <w:rsid w:val="0011767A"/>
    <w:rsid w:val="00124F70"/>
    <w:rsid w:val="00125087"/>
    <w:rsid w:val="0012705C"/>
    <w:rsid w:val="00135C85"/>
    <w:rsid w:val="00141F24"/>
    <w:rsid w:val="001427DD"/>
    <w:rsid w:val="001465A2"/>
    <w:rsid w:val="00152A2F"/>
    <w:rsid w:val="001562DA"/>
    <w:rsid w:val="00156BFD"/>
    <w:rsid w:val="001573B8"/>
    <w:rsid w:val="00170FDF"/>
    <w:rsid w:val="00171BB3"/>
    <w:rsid w:val="00180B39"/>
    <w:rsid w:val="00187B3D"/>
    <w:rsid w:val="00190C80"/>
    <w:rsid w:val="001A573B"/>
    <w:rsid w:val="001A5B45"/>
    <w:rsid w:val="001C0E93"/>
    <w:rsid w:val="001C4361"/>
    <w:rsid w:val="001D2CC3"/>
    <w:rsid w:val="001E0BE8"/>
    <w:rsid w:val="0020048D"/>
    <w:rsid w:val="00206824"/>
    <w:rsid w:val="00211264"/>
    <w:rsid w:val="00216B46"/>
    <w:rsid w:val="002179D2"/>
    <w:rsid w:val="00217BB7"/>
    <w:rsid w:val="00222283"/>
    <w:rsid w:val="00223077"/>
    <w:rsid w:val="00227844"/>
    <w:rsid w:val="002312DB"/>
    <w:rsid w:val="00235168"/>
    <w:rsid w:val="002430E7"/>
    <w:rsid w:val="00245BC6"/>
    <w:rsid w:val="0025515D"/>
    <w:rsid w:val="00257BB0"/>
    <w:rsid w:val="0026213E"/>
    <w:rsid w:val="0027077C"/>
    <w:rsid w:val="00277602"/>
    <w:rsid w:val="00282DF4"/>
    <w:rsid w:val="002835CC"/>
    <w:rsid w:val="00290421"/>
    <w:rsid w:val="0029163B"/>
    <w:rsid w:val="0029479E"/>
    <w:rsid w:val="00295709"/>
    <w:rsid w:val="00295BB0"/>
    <w:rsid w:val="002A0B37"/>
    <w:rsid w:val="002A0EC6"/>
    <w:rsid w:val="002A5B62"/>
    <w:rsid w:val="002A6105"/>
    <w:rsid w:val="002A6D1B"/>
    <w:rsid w:val="002A7DBB"/>
    <w:rsid w:val="002C0BBE"/>
    <w:rsid w:val="002C0E4E"/>
    <w:rsid w:val="002C10EA"/>
    <w:rsid w:val="002C2794"/>
    <w:rsid w:val="002D21EF"/>
    <w:rsid w:val="002D2FF1"/>
    <w:rsid w:val="002D583C"/>
    <w:rsid w:val="002E5E5F"/>
    <w:rsid w:val="002F06AF"/>
    <w:rsid w:val="002F0CDB"/>
    <w:rsid w:val="002F76D9"/>
    <w:rsid w:val="0030319D"/>
    <w:rsid w:val="003045D0"/>
    <w:rsid w:val="00315A05"/>
    <w:rsid w:val="00323864"/>
    <w:rsid w:val="00331BC8"/>
    <w:rsid w:val="00334316"/>
    <w:rsid w:val="00337088"/>
    <w:rsid w:val="003416B6"/>
    <w:rsid w:val="0035104A"/>
    <w:rsid w:val="003542E8"/>
    <w:rsid w:val="00355509"/>
    <w:rsid w:val="00356529"/>
    <w:rsid w:val="00357742"/>
    <w:rsid w:val="00360AC3"/>
    <w:rsid w:val="00366C17"/>
    <w:rsid w:val="003700DF"/>
    <w:rsid w:val="0037034C"/>
    <w:rsid w:val="0038308C"/>
    <w:rsid w:val="003A0FAE"/>
    <w:rsid w:val="003B17FA"/>
    <w:rsid w:val="003C32FD"/>
    <w:rsid w:val="003C3935"/>
    <w:rsid w:val="003C73A4"/>
    <w:rsid w:val="003D298D"/>
    <w:rsid w:val="003D501F"/>
    <w:rsid w:val="003D5514"/>
    <w:rsid w:val="003E1811"/>
    <w:rsid w:val="003F15FC"/>
    <w:rsid w:val="003F21A5"/>
    <w:rsid w:val="00407ADB"/>
    <w:rsid w:val="004111B5"/>
    <w:rsid w:val="0041222F"/>
    <w:rsid w:val="00415A04"/>
    <w:rsid w:val="00416288"/>
    <w:rsid w:val="00417547"/>
    <w:rsid w:val="00420961"/>
    <w:rsid w:val="004216E4"/>
    <w:rsid w:val="004440C9"/>
    <w:rsid w:val="00447809"/>
    <w:rsid w:val="00454D5F"/>
    <w:rsid w:val="0045790C"/>
    <w:rsid w:val="00462923"/>
    <w:rsid w:val="00462E51"/>
    <w:rsid w:val="004647A2"/>
    <w:rsid w:val="00464ECF"/>
    <w:rsid w:val="004711E2"/>
    <w:rsid w:val="0047132D"/>
    <w:rsid w:val="004728CB"/>
    <w:rsid w:val="00474719"/>
    <w:rsid w:val="00475D51"/>
    <w:rsid w:val="004762A9"/>
    <w:rsid w:val="00480510"/>
    <w:rsid w:val="00485DC9"/>
    <w:rsid w:val="0049376C"/>
    <w:rsid w:val="004A0F1E"/>
    <w:rsid w:val="004D2BD8"/>
    <w:rsid w:val="004D5090"/>
    <w:rsid w:val="004F7948"/>
    <w:rsid w:val="0050714B"/>
    <w:rsid w:val="0050758A"/>
    <w:rsid w:val="00507EDB"/>
    <w:rsid w:val="005175EE"/>
    <w:rsid w:val="00533233"/>
    <w:rsid w:val="00535347"/>
    <w:rsid w:val="00537E36"/>
    <w:rsid w:val="00547313"/>
    <w:rsid w:val="00550226"/>
    <w:rsid w:val="00550E4A"/>
    <w:rsid w:val="00554997"/>
    <w:rsid w:val="0056652F"/>
    <w:rsid w:val="005732D7"/>
    <w:rsid w:val="0057404E"/>
    <w:rsid w:val="00580654"/>
    <w:rsid w:val="00584E75"/>
    <w:rsid w:val="00596E3E"/>
    <w:rsid w:val="005B54CC"/>
    <w:rsid w:val="005B6C0C"/>
    <w:rsid w:val="005D03BE"/>
    <w:rsid w:val="005D1940"/>
    <w:rsid w:val="005D3182"/>
    <w:rsid w:val="005E2C48"/>
    <w:rsid w:val="005F3B8B"/>
    <w:rsid w:val="00612B55"/>
    <w:rsid w:val="006355FE"/>
    <w:rsid w:val="00636646"/>
    <w:rsid w:val="006459C6"/>
    <w:rsid w:val="006466B4"/>
    <w:rsid w:val="00657742"/>
    <w:rsid w:val="00661012"/>
    <w:rsid w:val="006664B2"/>
    <w:rsid w:val="00673689"/>
    <w:rsid w:val="006964A2"/>
    <w:rsid w:val="006B04A7"/>
    <w:rsid w:val="006B3225"/>
    <w:rsid w:val="006B7083"/>
    <w:rsid w:val="006C417D"/>
    <w:rsid w:val="006C4AEE"/>
    <w:rsid w:val="006E0639"/>
    <w:rsid w:val="006E7111"/>
    <w:rsid w:val="006E7862"/>
    <w:rsid w:val="006F091E"/>
    <w:rsid w:val="006F5DAE"/>
    <w:rsid w:val="006F7B03"/>
    <w:rsid w:val="00723872"/>
    <w:rsid w:val="007321E6"/>
    <w:rsid w:val="00733F40"/>
    <w:rsid w:val="00734455"/>
    <w:rsid w:val="007379F2"/>
    <w:rsid w:val="00740E19"/>
    <w:rsid w:val="007411FE"/>
    <w:rsid w:val="00742A0D"/>
    <w:rsid w:val="00751885"/>
    <w:rsid w:val="00754553"/>
    <w:rsid w:val="00755397"/>
    <w:rsid w:val="007558A1"/>
    <w:rsid w:val="007642C9"/>
    <w:rsid w:val="00766E75"/>
    <w:rsid w:val="007705E7"/>
    <w:rsid w:val="00771877"/>
    <w:rsid w:val="00774A53"/>
    <w:rsid w:val="007908CD"/>
    <w:rsid w:val="0079439B"/>
    <w:rsid w:val="007A3431"/>
    <w:rsid w:val="007A379B"/>
    <w:rsid w:val="007B7BC7"/>
    <w:rsid w:val="007C2007"/>
    <w:rsid w:val="007C74AD"/>
    <w:rsid w:val="007D1E9D"/>
    <w:rsid w:val="007D591C"/>
    <w:rsid w:val="007D613C"/>
    <w:rsid w:val="007D7B2D"/>
    <w:rsid w:val="007E249A"/>
    <w:rsid w:val="007E7153"/>
    <w:rsid w:val="007F25F6"/>
    <w:rsid w:val="007F27B7"/>
    <w:rsid w:val="007F6CE5"/>
    <w:rsid w:val="00807FB6"/>
    <w:rsid w:val="00810F22"/>
    <w:rsid w:val="00826141"/>
    <w:rsid w:val="0083736D"/>
    <w:rsid w:val="00843E0C"/>
    <w:rsid w:val="00844E25"/>
    <w:rsid w:val="008476F2"/>
    <w:rsid w:val="008503FE"/>
    <w:rsid w:val="008656F0"/>
    <w:rsid w:val="00867AD9"/>
    <w:rsid w:val="008722E0"/>
    <w:rsid w:val="008749CB"/>
    <w:rsid w:val="00891160"/>
    <w:rsid w:val="008912F2"/>
    <w:rsid w:val="00892706"/>
    <w:rsid w:val="0089539B"/>
    <w:rsid w:val="00896CC1"/>
    <w:rsid w:val="008975FC"/>
    <w:rsid w:val="008A0BAD"/>
    <w:rsid w:val="008A2298"/>
    <w:rsid w:val="008A3CE4"/>
    <w:rsid w:val="008A5B37"/>
    <w:rsid w:val="008A65FD"/>
    <w:rsid w:val="008A77A5"/>
    <w:rsid w:val="008B2668"/>
    <w:rsid w:val="008B4384"/>
    <w:rsid w:val="008C1EFE"/>
    <w:rsid w:val="008C5D0E"/>
    <w:rsid w:val="008F7145"/>
    <w:rsid w:val="00910523"/>
    <w:rsid w:val="0091397A"/>
    <w:rsid w:val="00916D53"/>
    <w:rsid w:val="0092552C"/>
    <w:rsid w:val="0093181A"/>
    <w:rsid w:val="00941358"/>
    <w:rsid w:val="00943CFB"/>
    <w:rsid w:val="00945CFE"/>
    <w:rsid w:val="00950CEB"/>
    <w:rsid w:val="0095107B"/>
    <w:rsid w:val="00966723"/>
    <w:rsid w:val="009864FA"/>
    <w:rsid w:val="009953FB"/>
    <w:rsid w:val="00996D80"/>
    <w:rsid w:val="009A29EB"/>
    <w:rsid w:val="009A42AD"/>
    <w:rsid w:val="009B4F7D"/>
    <w:rsid w:val="009B5BC0"/>
    <w:rsid w:val="009C261D"/>
    <w:rsid w:val="009D6A39"/>
    <w:rsid w:val="009D726C"/>
    <w:rsid w:val="009F20D4"/>
    <w:rsid w:val="00A0277F"/>
    <w:rsid w:val="00A02A87"/>
    <w:rsid w:val="00A02BE3"/>
    <w:rsid w:val="00A1531E"/>
    <w:rsid w:val="00A1761D"/>
    <w:rsid w:val="00A2089C"/>
    <w:rsid w:val="00A35932"/>
    <w:rsid w:val="00A363CE"/>
    <w:rsid w:val="00A51E15"/>
    <w:rsid w:val="00A62C22"/>
    <w:rsid w:val="00A83176"/>
    <w:rsid w:val="00A92B26"/>
    <w:rsid w:val="00AA04BB"/>
    <w:rsid w:val="00AA222A"/>
    <w:rsid w:val="00AB1845"/>
    <w:rsid w:val="00AB5BB7"/>
    <w:rsid w:val="00AC5E7B"/>
    <w:rsid w:val="00AD2CE9"/>
    <w:rsid w:val="00AD5EA9"/>
    <w:rsid w:val="00AE2233"/>
    <w:rsid w:val="00AE307E"/>
    <w:rsid w:val="00AE3B75"/>
    <w:rsid w:val="00AE4A65"/>
    <w:rsid w:val="00AF52EC"/>
    <w:rsid w:val="00B07051"/>
    <w:rsid w:val="00B07B3F"/>
    <w:rsid w:val="00B1191D"/>
    <w:rsid w:val="00B16157"/>
    <w:rsid w:val="00B17B23"/>
    <w:rsid w:val="00B30091"/>
    <w:rsid w:val="00B36D62"/>
    <w:rsid w:val="00B41644"/>
    <w:rsid w:val="00B47027"/>
    <w:rsid w:val="00B56C6E"/>
    <w:rsid w:val="00B62E7C"/>
    <w:rsid w:val="00B724BC"/>
    <w:rsid w:val="00B76279"/>
    <w:rsid w:val="00B80F90"/>
    <w:rsid w:val="00B90078"/>
    <w:rsid w:val="00B91D6D"/>
    <w:rsid w:val="00BA2886"/>
    <w:rsid w:val="00BA73C5"/>
    <w:rsid w:val="00BB4EBE"/>
    <w:rsid w:val="00BE3CDF"/>
    <w:rsid w:val="00BF16D7"/>
    <w:rsid w:val="00BF1EEC"/>
    <w:rsid w:val="00BF5C91"/>
    <w:rsid w:val="00C17A7A"/>
    <w:rsid w:val="00C21FEE"/>
    <w:rsid w:val="00C253D6"/>
    <w:rsid w:val="00C26C21"/>
    <w:rsid w:val="00C26ECA"/>
    <w:rsid w:val="00C27268"/>
    <w:rsid w:val="00C33E43"/>
    <w:rsid w:val="00C44D6E"/>
    <w:rsid w:val="00C45B68"/>
    <w:rsid w:val="00C506AB"/>
    <w:rsid w:val="00C5222A"/>
    <w:rsid w:val="00C57536"/>
    <w:rsid w:val="00C6140B"/>
    <w:rsid w:val="00C63A44"/>
    <w:rsid w:val="00C7001E"/>
    <w:rsid w:val="00C71474"/>
    <w:rsid w:val="00C720A6"/>
    <w:rsid w:val="00C77524"/>
    <w:rsid w:val="00C84ACD"/>
    <w:rsid w:val="00C938D0"/>
    <w:rsid w:val="00CA0777"/>
    <w:rsid w:val="00CB168A"/>
    <w:rsid w:val="00CB29E8"/>
    <w:rsid w:val="00CB6018"/>
    <w:rsid w:val="00CD5DA5"/>
    <w:rsid w:val="00CE4C85"/>
    <w:rsid w:val="00CF3992"/>
    <w:rsid w:val="00CF6761"/>
    <w:rsid w:val="00CF75EA"/>
    <w:rsid w:val="00D11EE6"/>
    <w:rsid w:val="00D12175"/>
    <w:rsid w:val="00D34915"/>
    <w:rsid w:val="00D649A9"/>
    <w:rsid w:val="00D6752E"/>
    <w:rsid w:val="00D72EDB"/>
    <w:rsid w:val="00D73AC5"/>
    <w:rsid w:val="00D85288"/>
    <w:rsid w:val="00D915DA"/>
    <w:rsid w:val="00D920B0"/>
    <w:rsid w:val="00D966E6"/>
    <w:rsid w:val="00D97133"/>
    <w:rsid w:val="00DA35DE"/>
    <w:rsid w:val="00DA47B1"/>
    <w:rsid w:val="00DA61FE"/>
    <w:rsid w:val="00DA792E"/>
    <w:rsid w:val="00DB6DAD"/>
    <w:rsid w:val="00DC5C46"/>
    <w:rsid w:val="00DC7FD4"/>
    <w:rsid w:val="00DD09B1"/>
    <w:rsid w:val="00DD2C35"/>
    <w:rsid w:val="00DF16FF"/>
    <w:rsid w:val="00DF49F2"/>
    <w:rsid w:val="00E13347"/>
    <w:rsid w:val="00E20CB7"/>
    <w:rsid w:val="00E22025"/>
    <w:rsid w:val="00E35484"/>
    <w:rsid w:val="00E42EB6"/>
    <w:rsid w:val="00E449AE"/>
    <w:rsid w:val="00E45C6B"/>
    <w:rsid w:val="00E51DE8"/>
    <w:rsid w:val="00E57AA6"/>
    <w:rsid w:val="00E750C6"/>
    <w:rsid w:val="00E8004D"/>
    <w:rsid w:val="00E811C0"/>
    <w:rsid w:val="00E81B55"/>
    <w:rsid w:val="00E910C4"/>
    <w:rsid w:val="00EB25E6"/>
    <w:rsid w:val="00EB2A87"/>
    <w:rsid w:val="00EB4F9C"/>
    <w:rsid w:val="00EB7AE6"/>
    <w:rsid w:val="00EC4CFA"/>
    <w:rsid w:val="00ED513E"/>
    <w:rsid w:val="00ED5615"/>
    <w:rsid w:val="00EE292F"/>
    <w:rsid w:val="00EE79E8"/>
    <w:rsid w:val="00EF4B02"/>
    <w:rsid w:val="00F02AE8"/>
    <w:rsid w:val="00F06D12"/>
    <w:rsid w:val="00F1372D"/>
    <w:rsid w:val="00F27DCF"/>
    <w:rsid w:val="00F30921"/>
    <w:rsid w:val="00F31F2A"/>
    <w:rsid w:val="00F44DB5"/>
    <w:rsid w:val="00F57958"/>
    <w:rsid w:val="00F62699"/>
    <w:rsid w:val="00F6332C"/>
    <w:rsid w:val="00F65998"/>
    <w:rsid w:val="00F753A3"/>
    <w:rsid w:val="00F80743"/>
    <w:rsid w:val="00F81932"/>
    <w:rsid w:val="00F878D2"/>
    <w:rsid w:val="00FA5A5A"/>
    <w:rsid w:val="00FA783B"/>
    <w:rsid w:val="00FB2858"/>
    <w:rsid w:val="00FB36DC"/>
    <w:rsid w:val="00FC266D"/>
    <w:rsid w:val="00FC518F"/>
    <w:rsid w:val="00FE35A9"/>
    <w:rsid w:val="00FF0021"/>
    <w:rsid w:val="0150F554"/>
    <w:rsid w:val="01C7E280"/>
    <w:rsid w:val="0432918F"/>
    <w:rsid w:val="0681ED89"/>
    <w:rsid w:val="06E897DC"/>
    <w:rsid w:val="078A1063"/>
    <w:rsid w:val="07FC5B7A"/>
    <w:rsid w:val="088853F9"/>
    <w:rsid w:val="0C560D7D"/>
    <w:rsid w:val="115C1BEC"/>
    <w:rsid w:val="11778682"/>
    <w:rsid w:val="121EE7B9"/>
    <w:rsid w:val="12877A7B"/>
    <w:rsid w:val="138545F6"/>
    <w:rsid w:val="153D48C2"/>
    <w:rsid w:val="15588E05"/>
    <w:rsid w:val="168A18EB"/>
    <w:rsid w:val="17652F8C"/>
    <w:rsid w:val="199BF5D7"/>
    <w:rsid w:val="1AD0C8A1"/>
    <w:rsid w:val="1AE8AB2F"/>
    <w:rsid w:val="1B88CE6F"/>
    <w:rsid w:val="1B8EB99C"/>
    <w:rsid w:val="1C394233"/>
    <w:rsid w:val="1E0AE789"/>
    <w:rsid w:val="1E837250"/>
    <w:rsid w:val="1EF686B2"/>
    <w:rsid w:val="20079600"/>
    <w:rsid w:val="2035D6F1"/>
    <w:rsid w:val="204D4163"/>
    <w:rsid w:val="205F72DF"/>
    <w:rsid w:val="229445D7"/>
    <w:rsid w:val="231BA30B"/>
    <w:rsid w:val="24084658"/>
    <w:rsid w:val="2558E62F"/>
    <w:rsid w:val="25F175D7"/>
    <w:rsid w:val="265F2EA2"/>
    <w:rsid w:val="2695ED08"/>
    <w:rsid w:val="281E7264"/>
    <w:rsid w:val="289B99FC"/>
    <w:rsid w:val="29F6811D"/>
    <w:rsid w:val="2C8CCF72"/>
    <w:rsid w:val="2CA7832E"/>
    <w:rsid w:val="2D40E9F8"/>
    <w:rsid w:val="2E442D3D"/>
    <w:rsid w:val="2F31D29A"/>
    <w:rsid w:val="309FBC63"/>
    <w:rsid w:val="325B3E70"/>
    <w:rsid w:val="329C30F5"/>
    <w:rsid w:val="329F02DC"/>
    <w:rsid w:val="34B820A8"/>
    <w:rsid w:val="399D9940"/>
    <w:rsid w:val="39A1F2A8"/>
    <w:rsid w:val="39FCF18C"/>
    <w:rsid w:val="3A46CF77"/>
    <w:rsid w:val="3B355227"/>
    <w:rsid w:val="3BAC2F75"/>
    <w:rsid w:val="3C7E531E"/>
    <w:rsid w:val="3D498864"/>
    <w:rsid w:val="3D75DCE2"/>
    <w:rsid w:val="4044C964"/>
    <w:rsid w:val="4058F959"/>
    <w:rsid w:val="41B1F277"/>
    <w:rsid w:val="423391B4"/>
    <w:rsid w:val="428546CA"/>
    <w:rsid w:val="42E4A48F"/>
    <w:rsid w:val="43BD9375"/>
    <w:rsid w:val="45120B84"/>
    <w:rsid w:val="4552F42A"/>
    <w:rsid w:val="45DCBA0F"/>
    <w:rsid w:val="495354CD"/>
    <w:rsid w:val="4A5A784D"/>
    <w:rsid w:val="4C787044"/>
    <w:rsid w:val="4EDD7B48"/>
    <w:rsid w:val="4FECDE39"/>
    <w:rsid w:val="50CCB280"/>
    <w:rsid w:val="5349F789"/>
    <w:rsid w:val="542F772A"/>
    <w:rsid w:val="5444201C"/>
    <w:rsid w:val="54E34731"/>
    <w:rsid w:val="555DBDA6"/>
    <w:rsid w:val="567CEA33"/>
    <w:rsid w:val="567D6A19"/>
    <w:rsid w:val="56AC7FDC"/>
    <w:rsid w:val="5726182B"/>
    <w:rsid w:val="5B3C7356"/>
    <w:rsid w:val="5DF22A9E"/>
    <w:rsid w:val="5E80FCE5"/>
    <w:rsid w:val="5F0BAC0F"/>
    <w:rsid w:val="5F348B2A"/>
    <w:rsid w:val="61C512F5"/>
    <w:rsid w:val="61EAFF0C"/>
    <w:rsid w:val="63A20546"/>
    <w:rsid w:val="63BB9406"/>
    <w:rsid w:val="63F5135A"/>
    <w:rsid w:val="647F26F1"/>
    <w:rsid w:val="652F0F98"/>
    <w:rsid w:val="65E60A04"/>
    <w:rsid w:val="6733B548"/>
    <w:rsid w:val="684BA499"/>
    <w:rsid w:val="691F30B9"/>
    <w:rsid w:val="6CAA801C"/>
    <w:rsid w:val="6DCB1FF1"/>
    <w:rsid w:val="6ECCC557"/>
    <w:rsid w:val="70140484"/>
    <w:rsid w:val="713DBCD3"/>
    <w:rsid w:val="72059B27"/>
    <w:rsid w:val="7291F5F8"/>
    <w:rsid w:val="738CF66C"/>
    <w:rsid w:val="7390D58B"/>
    <w:rsid w:val="73AF7A2D"/>
    <w:rsid w:val="746F11D4"/>
    <w:rsid w:val="76FDAD84"/>
    <w:rsid w:val="78977F79"/>
    <w:rsid w:val="79EE73E4"/>
    <w:rsid w:val="79F78FD7"/>
    <w:rsid w:val="7A03E685"/>
    <w:rsid w:val="7A63C971"/>
    <w:rsid w:val="7B7DEB86"/>
    <w:rsid w:val="7BA915B5"/>
    <w:rsid w:val="7EB782E5"/>
    <w:rsid w:val="7FFAA9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6B08"/>
  <w15:chartTrackingRefBased/>
  <w15:docId w15:val="{39E6DF43-6931-49AA-AFF8-34C86FDB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4E34731"/>
    <w:pPr>
      <w:ind w:left="720"/>
      <w:contextualSpacing/>
    </w:pPr>
  </w:style>
  <w:style w:type="character" w:styleId="Hyperlink">
    <w:name w:val="Hyperlink"/>
    <w:basedOn w:val="DefaultParagraphFont"/>
    <w:uiPriority w:val="99"/>
    <w:unhideWhenUsed/>
    <w:rsid w:val="54E34731"/>
    <w:rPr>
      <w:color w:val="467886"/>
      <w:u w:val="single"/>
    </w:rPr>
  </w:style>
  <w:style w:type="character" w:styleId="CommentReference">
    <w:name w:val="annotation reference"/>
    <w:basedOn w:val="DefaultParagraphFont"/>
    <w:uiPriority w:val="99"/>
    <w:semiHidden/>
    <w:unhideWhenUsed/>
    <w:rsid w:val="00B41644"/>
    <w:rPr>
      <w:sz w:val="16"/>
      <w:szCs w:val="16"/>
    </w:rPr>
  </w:style>
  <w:style w:type="paragraph" w:styleId="CommentText">
    <w:name w:val="annotation text"/>
    <w:basedOn w:val="Normal"/>
    <w:link w:val="CommentTextChar"/>
    <w:uiPriority w:val="99"/>
    <w:semiHidden/>
    <w:unhideWhenUsed/>
    <w:rsid w:val="00B41644"/>
    <w:pPr>
      <w:spacing w:line="240" w:lineRule="auto"/>
    </w:pPr>
    <w:rPr>
      <w:sz w:val="20"/>
      <w:szCs w:val="20"/>
    </w:rPr>
  </w:style>
  <w:style w:type="character" w:styleId="CommentTextChar" w:customStyle="1">
    <w:name w:val="Comment Text Char"/>
    <w:basedOn w:val="DefaultParagraphFont"/>
    <w:link w:val="CommentText"/>
    <w:uiPriority w:val="99"/>
    <w:semiHidden/>
    <w:rsid w:val="00B41644"/>
    <w:rPr>
      <w:sz w:val="20"/>
      <w:szCs w:val="20"/>
    </w:rPr>
  </w:style>
  <w:style w:type="paragraph" w:styleId="CommentSubject">
    <w:name w:val="annotation subject"/>
    <w:basedOn w:val="CommentText"/>
    <w:next w:val="CommentText"/>
    <w:link w:val="CommentSubjectChar"/>
    <w:uiPriority w:val="99"/>
    <w:semiHidden/>
    <w:unhideWhenUsed/>
    <w:rsid w:val="00B41644"/>
    <w:rPr>
      <w:b/>
      <w:bCs/>
    </w:rPr>
  </w:style>
  <w:style w:type="character" w:styleId="CommentSubjectChar" w:customStyle="1">
    <w:name w:val="Comment Subject Char"/>
    <w:basedOn w:val="CommentTextChar"/>
    <w:link w:val="CommentSubject"/>
    <w:uiPriority w:val="99"/>
    <w:semiHidden/>
    <w:rsid w:val="00B41644"/>
    <w:rPr>
      <w:b/>
      <w:bCs/>
      <w:sz w:val="20"/>
      <w:szCs w:val="20"/>
    </w:rPr>
  </w:style>
  <w:style w:type="paragraph" w:styleId="Revision">
    <w:name w:val="Revision"/>
    <w:hidden/>
    <w:uiPriority w:val="99"/>
    <w:semiHidden/>
    <w:rsid w:val="00A51E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elsevier.com/connect/authors-update/seven-top-tips-on-stopping-apc-scams"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help.elsevier.com/app/answers/list/p/79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ervice.elsevier.com/app/answers/detail/a_id/29155/c/10530/supporthub/publishing/kw/statu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service.elsevier.com/app/home/supporthub/publishing/"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youtube.com/watch?v=o5l8thD9XtE"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7" ma:contentTypeDescription="Create a new document." ma:contentTypeScope="" ma:versionID="11289d131c2791f42d75785b6d3f5237">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f2157c25451e9c26cda7ff12ba1054e2"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0ab9bbe-6ca0-4729-a731-7bc81ccfa323}"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BD6060-6B36-41DE-8EFB-90E1071A2911}">
  <ds:schemaRefs>
    <ds:schemaRef ds:uri="http://schemas.microsoft.com/sharepoint/v3/contenttype/forms"/>
  </ds:schemaRefs>
</ds:datastoreItem>
</file>

<file path=customXml/itemProps2.xml><?xml version="1.0" encoding="utf-8"?>
<ds:datastoreItem xmlns:ds="http://schemas.openxmlformats.org/officeDocument/2006/customXml" ds:itemID="{A00E51A5-20CC-47A4-BB8F-01EAEC2AC539}">
  <ds:schemaRefs>
    <ds:schemaRef ds:uri="http://schemas.openxmlformats.org/package/2006/metadata/core-properties"/>
    <ds:schemaRef ds:uri="http://purl.org/dc/terms/"/>
    <ds:schemaRef ds:uri="64638040-35f6-4905-b21f-4e31af5e1fb5"/>
    <ds:schemaRef ds:uri="http://schemas.microsoft.com/office/infopath/2007/PartnerControls"/>
    <ds:schemaRef ds:uri="http://schemas.microsoft.com/office/2006/documentManagement/types"/>
    <ds:schemaRef ds:uri="http://schemas.microsoft.com/office/2006/metadata/properties"/>
    <ds:schemaRef ds:uri="http://purl.org/dc/elements/1.1/"/>
    <ds:schemaRef ds:uri="a4c6cd38-953d-409e-8266-a7703513a0a4"/>
    <ds:schemaRef ds:uri="http://www.w3.org/XML/1998/namespace"/>
    <ds:schemaRef ds:uri="http://purl.org/dc/dcmitype/"/>
  </ds:schemaRefs>
</ds:datastoreItem>
</file>

<file path=customXml/itemProps3.xml><?xml version="1.0" encoding="utf-8"?>
<ds:datastoreItem xmlns:ds="http://schemas.openxmlformats.org/officeDocument/2006/customXml" ds:itemID="{E7547B7C-F7F8-4BAB-9E52-BF6095D81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KRAWCZYK Michal (JRC)</dc:creator>
  <keywords/>
  <dc:description/>
  <lastModifiedBy>KRAWCZYK Michal (JRC)</lastModifiedBy>
  <revision>122</revision>
  <dcterms:created xsi:type="dcterms:W3CDTF">2026-04-12T07:13:00.0000000Z</dcterms:created>
  <dcterms:modified xsi:type="dcterms:W3CDTF">2026-06-16T21:39:15.2899960Z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y fmtid="{D5CDD505-2E9C-101B-9397-08002B2CF9AE}" pid="3" name="MSIP_Label_6bd9ddd1-4d20-43f6-abfa-fc3c07406f94_Enabled">
    <vt:lpwstr>true</vt:lpwstr>
  </property>
  <property fmtid="{D5CDD505-2E9C-101B-9397-08002B2CF9AE}" pid="4" name="MSIP_Label_6bd9ddd1-4d20-43f6-abfa-fc3c07406f94_SetDate">
    <vt:lpwstr>2026-04-12T07:13:07Z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bebe912c-ce1d-408d-9e7b-fa54cbbae7d2</vt:lpwstr>
  </property>
  <property fmtid="{D5CDD505-2E9C-101B-9397-08002B2CF9AE}" pid="9" name="MSIP_Label_6bd9ddd1-4d20-43f6-abfa-fc3c07406f94_ContentBits">
    <vt:lpwstr>0</vt:lpwstr>
  </property>
  <property fmtid="{D5CDD505-2E9C-101B-9397-08002B2CF9AE}" pid="10" name="MSIP_Label_6bd9ddd1-4d20-43f6-abfa-fc3c07406f94_Tag">
    <vt:lpwstr>10, 3, 0, 2</vt:lpwstr>
  </property>
  <property fmtid="{D5CDD505-2E9C-101B-9397-08002B2CF9AE}" pid="11" name="MediaServiceImageTags">
    <vt:lpwstr/>
  </property>
</Properties>
</file>